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068E3" w14:textId="77777777" w:rsidR="00283210" w:rsidRPr="00283210" w:rsidRDefault="00283210" w:rsidP="00283210">
      <w:pPr>
        <w:shd w:val="clear" w:color="auto" w:fill="F5F5F5"/>
        <w:spacing w:after="0" w:line="240" w:lineRule="auto"/>
        <w:ind w:left="636" w:right="636"/>
        <w:jc w:val="center"/>
        <w:outlineLvl w:val="1"/>
        <w:rPr>
          <w:rFonts w:ascii="Raleway" w:eastAsia="Times New Roman" w:hAnsi="Raleway" w:cs="Times New Roman"/>
          <w:b/>
          <w:bCs/>
          <w:color w:val="212121"/>
          <w:spacing w:val="-23"/>
          <w:sz w:val="54"/>
          <w:szCs w:val="54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212121"/>
          <w:spacing w:val="-23"/>
          <w:sz w:val="54"/>
          <w:szCs w:val="54"/>
          <w:lang w:eastAsia="ru-RU"/>
        </w:rPr>
        <w:t xml:space="preserve">Настройка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212121"/>
          <w:spacing w:val="-23"/>
          <w:sz w:val="54"/>
          <w:szCs w:val="54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b/>
          <w:bCs/>
          <w:color w:val="212121"/>
          <w:spacing w:val="-23"/>
          <w:sz w:val="54"/>
          <w:szCs w:val="54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212121"/>
          <w:spacing w:val="-23"/>
          <w:sz w:val="54"/>
          <w:szCs w:val="54"/>
          <w:lang w:eastAsia="ru-RU"/>
        </w:rPr>
        <w:t>Routerboard</w:t>
      </w:r>
      <w:proofErr w:type="spellEnd"/>
      <w:r w:rsidRPr="00283210">
        <w:rPr>
          <w:rFonts w:ascii="Raleway" w:eastAsia="Times New Roman" w:hAnsi="Raleway" w:cs="Times New Roman"/>
          <w:b/>
          <w:bCs/>
          <w:color w:val="212121"/>
          <w:spacing w:val="-23"/>
          <w:sz w:val="54"/>
          <w:szCs w:val="54"/>
          <w:lang w:eastAsia="ru-RU"/>
        </w:rPr>
        <w:t>, базовая конфигурация роутера</w:t>
      </w:r>
    </w:p>
    <w:p w14:paraId="41047A8C" w14:textId="77777777" w:rsidR="00283210" w:rsidRPr="00283210" w:rsidRDefault="00283210" w:rsidP="00283210">
      <w:pPr>
        <w:shd w:val="clear" w:color="auto" w:fill="F5F5F5"/>
        <w:spacing w:after="0" w:line="240" w:lineRule="auto"/>
        <w:jc w:val="center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i/>
          <w:iCs/>
          <w:color w:val="101010"/>
          <w:sz w:val="21"/>
          <w:szCs w:val="21"/>
          <w:lang w:eastAsia="ru-RU"/>
        </w:rPr>
        <w:t>автор: 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instrText xml:space="preserve"> HYPERLINK "https://xn----7sba7aachdbqfnhtigrl.xn--j1amh/author/adminse/" \o "Записи adminse" </w:instrTex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fldChar w:fldCharType="separate"/>
      </w:r>
      <w:r w:rsidRPr="00283210">
        <w:rPr>
          <w:rFonts w:ascii="Raleway" w:eastAsia="Times New Roman" w:hAnsi="Raleway" w:cs="Times New Roman"/>
          <w:color w:val="0000FF"/>
          <w:sz w:val="21"/>
          <w:szCs w:val="21"/>
          <w:u w:val="single"/>
          <w:lang w:eastAsia="ru-RU"/>
        </w:rPr>
        <w:t>adminse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26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Авг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</w:t>
      </w:r>
      <w:r w:rsidRPr="00283210">
        <w:rPr>
          <w:rFonts w:ascii="Raleway" w:eastAsia="Times New Roman" w:hAnsi="Raleway" w:cs="Times New Roman"/>
          <w:i/>
          <w:iCs/>
          <w:color w:val="101010"/>
          <w:sz w:val="21"/>
          <w:szCs w:val="21"/>
          <w:lang w:eastAsia="ru-RU"/>
        </w:rPr>
        <w:t>категория: </w:t>
      </w:r>
      <w:hyperlink r:id="rId5" w:history="1">
        <w:r w:rsidRPr="00283210">
          <w:rPr>
            <w:rFonts w:ascii="Raleway" w:eastAsia="Times New Roman" w:hAnsi="Raleway" w:cs="Times New Roman"/>
            <w:caps/>
            <w:color w:val="0000FF"/>
            <w:sz w:val="21"/>
            <w:szCs w:val="21"/>
            <w:u w:val="single"/>
            <w:lang w:eastAsia="ru-RU"/>
          </w:rPr>
          <w:t>ИНСТРУКЦИИ</w:t>
        </w:r>
      </w:hyperlink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</w:t>
      </w:r>
      <w:hyperlink r:id="rId6" w:anchor="comments" w:history="1">
        <w:r w:rsidRPr="00283210">
          <w:rPr>
            <w:rFonts w:ascii="Raleway" w:eastAsia="Times New Roman" w:hAnsi="Raleway" w:cs="Times New Roman"/>
            <w:color w:val="0000FF"/>
            <w:sz w:val="21"/>
            <w:szCs w:val="21"/>
            <w:u w:val="single"/>
            <w:lang w:eastAsia="ru-RU"/>
          </w:rPr>
          <w:t>31 комментарий</w:t>
        </w:r>
      </w:hyperlink>
    </w:p>
    <w:p w14:paraId="63DE1B88" w14:textId="64E159FC" w:rsidR="00283210" w:rsidRPr="00283210" w:rsidRDefault="00283210" w:rsidP="00283210">
      <w:pPr>
        <w:shd w:val="clear" w:color="auto" w:fill="F5F5F5"/>
        <w:spacing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2BCE357F" wp14:editId="2A99AF28">
            <wp:extent cx="3800475" cy="2238375"/>
            <wp:effectExtent l="0" t="0" r="0" b="9525"/>
            <wp:docPr id="46" name="Рисунок 46" descr="Как настроить роутер MikroTik, базовая настройка">
              <a:hlinkClick xmlns:a="http://schemas.openxmlformats.org/drawingml/2006/main" r:id="rId7" tooltip="&quot;Настройка MikroTik Routerboard, базовая конфигурация роутер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настроить роутер MikroTik, базовая настройка">
                      <a:hlinkClick r:id="rId7" tooltip="&quot;Настройка MikroTik Routerboard, базовая конфигурация роутер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25F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Данная инструкция предназначена для самостоятельной настройки роутера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 В качестве примера будет использоваться роутер </w:t>
      </w:r>
      <w:proofErr w:type="spellStart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instrText xml:space="preserve"> HYPERLINK "https://xn----7sba7aachdbqfnhtigrl.xn--j1amh/katalog-ustrojstv/nastrojka-mikrotik-hap-ac-lite-rb952ui-5ac2nd/" </w:instrText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separate"/>
      </w:r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>hAP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>ac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>lite</w:t>
      </w:r>
      <w:proofErr w:type="spellEnd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(RB952Ui-5ac2nD), который будет настроен для работы интернета и использования локальных сетей Ethernet и WiFi(включая Apple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Iphone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</w:t>
      </w:r>
    </w:p>
    <w:p w14:paraId="716474B5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"Podklyuchenie-routera-MikroTik-k-kompyuteru" </w:instrText>
      </w:r>
      <w:r w:rsidRPr="00283210">
        <w:rPr>
          <w:rFonts w:ascii="Raleway" w:eastAsia="Times New Roman" w:hAnsi="Raleway" w:cs="Times New Roman"/>
          <w:color w:val="003366"/>
          <w:sz w:val="21"/>
          <w:szCs w:val="21"/>
          <w:lang w:eastAsia="ru-RU"/>
        </w:rPr>
        <w:fldChar w:fldCharType="separate"/>
      </w:r>
      <w:ins w:id="0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lang w:eastAsia="ru-RU"/>
          </w:rPr>
          <w:t>Подключение к ПК</w:t>
        </w:r>
      </w:ins>
      <w:r w:rsidRPr="00283210">
        <w:rPr>
          <w:rFonts w:ascii="Raleway" w:eastAsia="Times New Roman" w:hAnsi="Raleway" w:cs="Times New Roman"/>
          <w:color w:val="003366"/>
          <w:sz w:val="21"/>
          <w:szCs w:val="21"/>
          <w:lang w:eastAsia="ru-RU"/>
        </w:rPr>
        <w:fldChar w:fldCharType="end"/>
      </w:r>
    </w:p>
    <w:p w14:paraId="35DE26E3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"Vhod%20v%20nastroyki%20routera%20MikroTik"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Вход в настройки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br/>
      </w:r>
    </w:p>
    <w:p w14:paraId="268691EE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"Oshibki-pri-podklyuchenii-k-Winbox"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2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 xml:space="preserve">Ошибки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Winbox</w:t>
        </w:r>
      </w:ins>
      <w:proofErr w:type="spellEnd"/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13992B89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"Ustanovit%20parol%20na%20router"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3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Установить пароль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7627D299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"Obnovit%20proshivku"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4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Обновить прошивку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70C741BF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"Nastroyka%20lokalnoy%20seti%20LAN"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5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Настройка LAN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27323A7E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"Nastroyka%20DCHP%20servera"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6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DHCP сервера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4CFAC239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"Nastroyka-MikroTik-DNS"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7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DNS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4AF9E55D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"Nastroyka%20interneta"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8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Настройка интернета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6FE106C3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"DHCP-client"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9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DHCP клиент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26CD48D9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"Staticheskiy-IP"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0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Статический IP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2C7076CA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"PPPOE"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1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PPPOE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7189E192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"Nastroyka%20WiFi"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2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Настройка WiFi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519F9519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"Nastroyka-2G"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3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WiFi 2G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7227D20C" w14:textId="77777777" w:rsidR="00283210" w:rsidRPr="00283210" w:rsidRDefault="00283210" w:rsidP="00283210">
      <w:pPr>
        <w:numPr>
          <w:ilvl w:val="1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"Nastroyka-5G"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4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WiFi 5G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7CB1FAC3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"Probros%20portov"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5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Проброс портов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52EDF3F7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"Nastroyka%20FireWall"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6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 xml:space="preserve">Настройка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FireWall</w:t>
        </w:r>
      </w:ins>
      <w:proofErr w:type="spellEnd"/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0DB51E94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"Sbros-MikroTik-do-zavodskih-nastroek-hard-reset"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7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Сброс настроек</w:t>
        </w:r>
      </w:ins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7862D10E" w14:textId="77777777" w:rsidR="00283210" w:rsidRPr="00283210" w:rsidRDefault="00283210" w:rsidP="00283210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instrText xml:space="preserve"> HYPERLINK "https://xn----7sba7aachdbqfnhtigrl.xn--j1amh/kak-nastroit-router-mikrotik-bazovaya-konfiguracziya/" \l "comment" </w:instrText>
      </w:r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separate"/>
      </w:r>
      <w:ins w:id="18" w:author="Unknown"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 xml:space="preserve">Задать вопрос по настройке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003366"/>
            <w:sz w:val="21"/>
            <w:szCs w:val="21"/>
            <w:u w:val="single"/>
            <w:lang w:eastAsia="ru-RU"/>
          </w:rPr>
          <w:t>MikroTik</w:t>
        </w:r>
      </w:ins>
      <w:proofErr w:type="spellEnd"/>
      <w:r w:rsidRPr="00283210">
        <w:rPr>
          <w:rFonts w:ascii="Raleway" w:eastAsia="Times New Roman" w:hAnsi="Raleway" w:cs="Times New Roman"/>
          <w:b/>
          <w:bCs/>
          <w:color w:val="003366"/>
          <w:sz w:val="21"/>
          <w:szCs w:val="21"/>
          <w:lang w:eastAsia="ru-RU"/>
        </w:rPr>
        <w:fldChar w:fldCharType="end"/>
      </w:r>
    </w:p>
    <w:p w14:paraId="01FAF642" w14:textId="77777777" w:rsidR="00283210" w:rsidRPr="00283210" w:rsidRDefault="00283210" w:rsidP="00283210">
      <w:pPr>
        <w:shd w:val="clear" w:color="auto" w:fill="F7F7F7"/>
        <w:spacing w:after="150" w:line="240" w:lineRule="auto"/>
        <w:jc w:val="center"/>
        <w:textAlignment w:val="top"/>
        <w:outlineLvl w:val="1"/>
        <w:rPr>
          <w:rFonts w:ascii="inherit" w:eastAsia="Times New Roman" w:hAnsi="inherit" w:cs="Times New Roman"/>
          <w:b/>
          <w:bCs/>
          <w:color w:val="333333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33333"/>
          <w:spacing w:val="-6"/>
          <w:sz w:val="45"/>
          <w:szCs w:val="45"/>
          <w:lang w:eastAsia="ru-RU"/>
        </w:rPr>
        <w:t xml:space="preserve">Нужна настройка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33333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33333"/>
          <w:spacing w:val="-6"/>
          <w:sz w:val="45"/>
          <w:szCs w:val="45"/>
          <w:lang w:eastAsia="ru-RU"/>
        </w:rPr>
        <w:t xml:space="preserve"> в базовой конфигурации?</w:t>
      </w:r>
    </w:p>
    <w:p w14:paraId="13C5F24F" w14:textId="77777777" w:rsidR="00283210" w:rsidRPr="00283210" w:rsidRDefault="00283210" w:rsidP="00283210">
      <w:pPr>
        <w:shd w:val="clear" w:color="auto" w:fill="F7F7F7"/>
        <w:spacing w:after="300" w:line="240" w:lineRule="auto"/>
        <w:textAlignment w:val="top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Настройка служб на роутерах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: 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подключение интернета, DHCP,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brige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VLAN, WiFi,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Capsman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VPN,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IpSec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PPTP, L2TP,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Mangle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NAT, проброс портов, маршрутизация(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routing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), удаленное подключение и объединение офисов.</w:t>
      </w:r>
    </w:p>
    <w:p w14:paraId="2BED7A3F" w14:textId="77777777" w:rsidR="00283210" w:rsidRPr="00283210" w:rsidRDefault="00283210" w:rsidP="0028321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28321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5077A08C" w14:textId="21DB8EB4" w:rsidR="00283210" w:rsidRPr="00283210" w:rsidRDefault="00283210" w:rsidP="00283210">
      <w:pPr>
        <w:shd w:val="clear" w:color="auto" w:fill="F7F7F7"/>
        <w:spacing w:after="300" w:line="240" w:lineRule="auto"/>
        <w:jc w:val="center"/>
        <w:textAlignment w:val="top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object w:dxaOrig="1440" w:dyaOrig="1440" w14:anchorId="20E70C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2" type="#_x0000_t75" style="width:161.25pt;height:18pt" o:ole="">
            <v:imagedata r:id="rId9" o:title=""/>
          </v:shape>
          <w:control r:id="rId10" w:name="DefaultOcxName" w:shapeid="_x0000_i1122"/>
        </w:object>
      </w:r>
    </w:p>
    <w:p w14:paraId="1856F6A6" w14:textId="77777777" w:rsidR="00283210" w:rsidRPr="00283210" w:rsidRDefault="00283210" w:rsidP="00283210">
      <w:pPr>
        <w:shd w:val="clear" w:color="auto" w:fill="F7F7F7"/>
        <w:spacing w:after="100" w:afterAutospacing="1" w:line="240" w:lineRule="auto"/>
        <w:jc w:val="center"/>
        <w:textAlignment w:val="top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Важно! Телефон указывать в формате +380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>YYXXXXXXX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(+79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>YYXXXXXXX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</w:t>
      </w:r>
    </w:p>
    <w:p w14:paraId="5B410556" w14:textId="236E0763" w:rsidR="00283210" w:rsidRPr="00283210" w:rsidRDefault="00283210" w:rsidP="00283210">
      <w:pPr>
        <w:shd w:val="clear" w:color="auto" w:fill="F7F7F7"/>
        <w:spacing w:after="0" w:line="240" w:lineRule="auto"/>
        <w:jc w:val="center"/>
        <w:textAlignment w:val="top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object w:dxaOrig="1440" w:dyaOrig="1440" w14:anchorId="5AE88883">
          <v:shape id="_x0000_i1121" type="#_x0000_t75" style="width:118.5pt;height:22.5pt" o:ole="">
            <v:imagedata r:id="rId11" o:title=""/>
          </v:shape>
          <w:control r:id="rId12" w:name="DefaultOcxName1" w:shapeid="_x0000_i1121"/>
        </w:object>
      </w:r>
    </w:p>
    <w:p w14:paraId="68769592" w14:textId="77777777" w:rsidR="00283210" w:rsidRPr="00283210" w:rsidRDefault="00283210" w:rsidP="0028321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283210">
        <w:rPr>
          <w:rFonts w:ascii="Arial" w:eastAsia="Times New Roman" w:hAnsi="Arial" w:cs="Arial"/>
          <w:vanish/>
          <w:sz w:val="16"/>
          <w:szCs w:val="16"/>
          <w:lang w:eastAsia="ru-RU"/>
        </w:rPr>
        <w:lastRenderedPageBreak/>
        <w:t>Конец формы</w:t>
      </w:r>
    </w:p>
    <w:p w14:paraId="2855005F" w14:textId="77777777" w:rsidR="00283210" w:rsidRPr="00283210" w:rsidRDefault="00283210" w:rsidP="00283210">
      <w:pPr>
        <w:shd w:val="clear" w:color="auto" w:fill="F5F5F5"/>
        <w:spacing w:after="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19" w:name="Podklyuchenie-routera-MikroTik-k-kompyut"/>
      <w:bookmarkEnd w:id="19"/>
    </w:p>
    <w:p w14:paraId="5FFBF96D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Подключение роутера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к компьютеру</w:t>
      </w:r>
    </w:p>
    <w:p w14:paraId="609CBE49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Предварительно стоит отметить, что у роутера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в качестве порта WAN может выступать любой порт. Однако в заводской прошивке, в качестве WAN порта выступает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ether1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на котором активен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dhcp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client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. Эту особенность заводской прошивки стоит учитывать при подключении к роутеру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т.к. конфигурация определена так, что все входящие подключения на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ether1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будут удаляться.</w:t>
      </w:r>
    </w:p>
    <w:p w14:paraId="783CE1BD" w14:textId="77777777" w:rsidR="00283210" w:rsidRPr="00283210" w:rsidRDefault="00283210" w:rsidP="002832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Включить роутер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 в </w:t>
      </w:r>
      <w:proofErr w:type="spellStart"/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электро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 сеть</w:t>
      </w:r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52AD0D17" w14:textId="77777777" w:rsidR="00283210" w:rsidRPr="00283210" w:rsidRDefault="00283210" w:rsidP="002832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 порт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 ether1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 – подключить интернет </w:t>
      </w:r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провайдера(</w:t>
      </w:r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WAN);</w:t>
      </w:r>
    </w:p>
    <w:p w14:paraId="53DC07E4" w14:textId="77777777" w:rsidR="00283210" w:rsidRPr="00283210" w:rsidRDefault="00283210" w:rsidP="002832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 любой порт из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ether2-ether5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подключить компьютер. Эти порты считаются локальными (LAN).</w:t>
      </w:r>
    </w:p>
    <w:p w14:paraId="3B279C2E" w14:textId="1593AD72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25C9F94F" wp14:editId="6CE48372">
            <wp:extent cx="6645910" cy="3296920"/>
            <wp:effectExtent l="0" t="0" r="2540" b="0"/>
            <wp:docPr id="45" name="Рисунок 45" descr="Подключение роутера MikroTik к компьюте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ключение роутера MikroTik к компьютеру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20" w:name="Vhod_v_nastroyki_routera_MikroTik"/>
      <w:bookmarkEnd w:id="20"/>
    </w:p>
    <w:p w14:paraId="799F6F31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Вход в настройки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RouterOS</w:t>
      </w:r>
      <w:proofErr w:type="spellEnd"/>
    </w:p>
    <w:p w14:paraId="7479ACE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Для настройки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лучше всего воспользоваться утилитой </w:t>
      </w:r>
      <w:proofErr w:type="spellStart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instrText xml:space="preserve"> HYPERLINK "https://mt.lv/winbox" </w:instrText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separate"/>
      </w:r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u w:val="single"/>
          <w:lang w:eastAsia="ru-RU"/>
        </w:rPr>
        <w:t>Winbox</w:t>
      </w:r>
      <w:proofErr w:type="spellEnd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которая специально разработана для управления.</w:t>
      </w:r>
    </w:p>
    <w:p w14:paraId="7AE9F3C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instrText xml:space="preserve"> HYPERLINK "https://xn----7sba7aachdbqfnhtigrl.xn--j1amh/skachat-winbox-mikrotik-macos-version/" </w:instrText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separate"/>
      </w:r>
      <w:proofErr w:type="spellStart"/>
      <w:ins w:id="21" w:author="Unknown"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u w:val="single"/>
            <w:lang w:eastAsia="ru-RU"/>
          </w:rPr>
          <w:t>Winbox</w:t>
        </w:r>
      </w:ins>
      <w:proofErr w:type="spellEnd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обнаружит устройство независимо от назначенного ему адреса. Чаще всего это 192.168.88.1, но и встречаются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варианты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когда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адрес = «0.0.0.0». В этом случае подключение происходит по MAC адресу устройства. Кроме этого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Winbox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отображается все найденные устройства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в сети, а также дополнительную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информацию(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версия прошивки,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UpTime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):</w:t>
      </w:r>
    </w:p>
    <w:p w14:paraId="7C3AE4FF" w14:textId="38EE1DD5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506E1EDE" wp14:editId="2435A455">
            <wp:extent cx="6645910" cy="381635"/>
            <wp:effectExtent l="0" t="0" r="2540" b="0"/>
            <wp:docPr id="44" name="Рисунок 44" descr="Настройка MikroTik, вход в настройки роу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а MikroTik, вход в настройки роуте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0FA2" w14:textId="77777777" w:rsidR="00283210" w:rsidRPr="00283210" w:rsidRDefault="00283210" w:rsidP="002832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Запустить утилиту </w:t>
      </w:r>
      <w:proofErr w:type="spellStart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instrText xml:space="preserve"> HYPERLINK "https://mt.lv/winbox" </w:instrText>
      </w:r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separate"/>
      </w:r>
      <w:ins w:id="22" w:author="Unknown"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lang w:eastAsia="ru-RU"/>
          </w:rPr>
          <w:t>Winbox</w:t>
        </w:r>
      </w:ins>
      <w:proofErr w:type="spellEnd"/>
      <w:r w:rsidRPr="00283210">
        <w:rPr>
          <w:rFonts w:ascii="Raleway" w:eastAsia="Times New Roman" w:hAnsi="Raleway" w:cs="Times New Roman"/>
          <w:color w:val="008080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 для настройки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814A394" w14:textId="77777777" w:rsidR="00283210" w:rsidRPr="00283210" w:rsidRDefault="00283210" w:rsidP="002832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Среди списка устройств выбрать нужный роутер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 и нажать кнопку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Connect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AD423A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Учётная запись(пароль) по умолчанию:</w:t>
      </w:r>
    </w:p>
    <w:p w14:paraId="0767C08B" w14:textId="77777777" w:rsidR="00283210" w:rsidRPr="00283210" w:rsidRDefault="00283210" w:rsidP="00283210">
      <w:pPr>
        <w:numPr>
          <w:ilvl w:val="0"/>
          <w:numId w:val="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пользователь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= «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admin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»</w:t>
      </w:r>
    </w:p>
    <w:p w14:paraId="32523AEF" w14:textId="77777777" w:rsidR="00283210" w:rsidRPr="00283210" w:rsidRDefault="00283210" w:rsidP="00283210">
      <w:pPr>
        <w:numPr>
          <w:ilvl w:val="0"/>
          <w:numId w:val="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пароль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=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«»(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пустой)</w:t>
      </w:r>
    </w:p>
    <w:p w14:paraId="17ABC3A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lastRenderedPageBreak/>
        <w:t xml:space="preserve">Успешное соединение к роутеру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будет сопровождаться открытие окна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Winbox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после чего, можно приступать к настройкам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337CEB67" w14:textId="7418BD2C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2BA31C51" wp14:editId="6E920D65">
            <wp:extent cx="6645910" cy="4751070"/>
            <wp:effectExtent l="0" t="0" r="2540" b="0"/>
            <wp:docPr id="43" name="Рисунок 43" descr="Настройка MikroTik, успешный 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стройка MikroTik, успешный вход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23" w:name="Oshibki-pri-podklyuchenii-k-Winbox"/>
      <w:bookmarkEnd w:id="23"/>
    </w:p>
    <w:p w14:paraId="5A5FA82E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Ошибки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при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подключении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к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Winbox</w:t>
      </w:r>
    </w:p>
    <w:p w14:paraId="22C3DDC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b/>
          <w:bCs/>
          <w:color w:val="FF0000"/>
          <w:sz w:val="21"/>
          <w:szCs w:val="21"/>
          <w:lang w:val="en-US" w:eastAsia="ru-RU"/>
        </w:rPr>
        <w:t>ERROR:</w:t>
      </w:r>
      <w:r w:rsidRPr="00283210">
        <w:rPr>
          <w:rFonts w:ascii="Raleway" w:eastAsia="Times New Roman" w:hAnsi="Raleway" w:cs="Times New Roman"/>
          <w:color w:val="FF0000"/>
          <w:sz w:val="21"/>
          <w:szCs w:val="21"/>
          <w:lang w:val="en-US" w:eastAsia="ru-RU"/>
        </w:rPr>
        <w:t> router does not support secure connection, please enable legacy mode if you want to connect anyway</w:t>
      </w:r>
    </w:p>
    <w:p w14:paraId="4F1FF8CE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Решение: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необходимо активировать режим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 Legacy Mode.</w:t>
      </w:r>
    </w:p>
    <w:p w14:paraId="1898C4B0" w14:textId="154F2E16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2B8217F5" wp14:editId="6FBF3488">
            <wp:extent cx="2581275" cy="1847850"/>
            <wp:effectExtent l="0" t="0" r="9525" b="0"/>
            <wp:docPr id="42" name="Рисунок 42" descr="Настройка MikroTik, режим Legacy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астройка MikroTik, режим Legacy Mo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6336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FF0000"/>
          <w:sz w:val="21"/>
          <w:szCs w:val="21"/>
          <w:lang w:eastAsia="ru-RU"/>
        </w:rPr>
        <w:t>ERROR:</w:t>
      </w:r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> </w:t>
      </w:r>
      <w:proofErr w:type="spellStart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>wrong</w:t>
      </w:r>
      <w:proofErr w:type="spellEnd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>username</w:t>
      </w:r>
      <w:proofErr w:type="spellEnd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>or</w:t>
      </w:r>
      <w:proofErr w:type="spellEnd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color w:val="FF0000"/>
          <w:sz w:val="21"/>
          <w:szCs w:val="21"/>
          <w:lang w:eastAsia="ru-RU"/>
        </w:rPr>
        <w:t>passwords</w:t>
      </w:r>
      <w:proofErr w:type="spellEnd"/>
    </w:p>
    <w:p w14:paraId="1DF0EF34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Решение-1: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Недопустимые учётные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данные(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неверное имя пользователя или пароль). За доступом нужно обратиться к администратору устройства или сделать </w:t>
      </w:r>
      <w:ins w:id="24" w:author="Unknown"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lang w:eastAsia="ru-RU"/>
          </w:rPr>
          <w:t>сброс к заводским настройкам </w:t>
        </w:r>
      </w:ins>
      <w:r w:rsidRPr="00283210">
        <w:rPr>
          <w:rFonts w:ascii="Arial" w:eastAsia="Times New Roman" w:hAnsi="Arial" w:cs="Arial"/>
          <w:b/>
          <w:bCs/>
          <w:color w:val="FF0000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3F155689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lastRenderedPageBreak/>
        <w:t>Решение</w:t>
      </w: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val="en-US" w:eastAsia="ru-RU"/>
        </w:rPr>
        <w:t>-2</w:t>
      </w:r>
      <w:proofErr w:type="gramStart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val="en-US" w:eastAsia="ru-RU"/>
        </w:rPr>
        <w:t>: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Обновить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версию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Winbox.</w:t>
      </w:r>
    </w:p>
    <w:p w14:paraId="30A5ABE6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b/>
          <w:bCs/>
          <w:color w:val="FF0000"/>
          <w:sz w:val="21"/>
          <w:szCs w:val="21"/>
          <w:lang w:val="en-US" w:eastAsia="ru-RU"/>
        </w:rPr>
        <w:t>ERROR:</w:t>
      </w:r>
      <w:r w:rsidRPr="00283210">
        <w:rPr>
          <w:rFonts w:ascii="Raleway" w:eastAsia="Times New Roman" w:hAnsi="Raleway" w:cs="Times New Roman"/>
          <w:color w:val="FF0000"/>
          <w:sz w:val="21"/>
          <w:szCs w:val="21"/>
          <w:lang w:val="en-US" w:eastAsia="ru-RU"/>
        </w:rPr>
        <w:t> could not connect to MikroTik-Ip-Address</w:t>
      </w:r>
    </w:p>
    <w:p w14:paraId="5EC0602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Решение: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Проблема связана с доступом, частые причины:</w:t>
      </w:r>
    </w:p>
    <w:p w14:paraId="1534E06E" w14:textId="77777777" w:rsidR="00283210" w:rsidRPr="00283210" w:rsidRDefault="00283210" w:rsidP="0028321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Подключение закрыто через Firewall;</w:t>
      </w:r>
    </w:p>
    <w:p w14:paraId="28929AE7" w14:textId="77777777" w:rsidR="00283210" w:rsidRPr="00283210" w:rsidRDefault="00283210" w:rsidP="0028321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Изменён порт управления через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Winbox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с 8291 на другой;</w:t>
      </w:r>
    </w:p>
    <w:p w14:paraId="1B4D5993" w14:textId="77777777" w:rsidR="00283210" w:rsidRPr="00283210" w:rsidRDefault="00283210" w:rsidP="0028321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Подключение происходит через WAN порт,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интернет провайдер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которого блокирует подобные соединения;</w:t>
      </w:r>
    </w:p>
    <w:p w14:paraId="01722516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bookmarkStart w:id="25" w:name="Ustanovit_parol_na_router"/>
      <w:bookmarkEnd w:id="25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Установить пароль на роутер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130577D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Первым важным делом настройки нового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это обновление пароля администратора. Случаи бывали разные, это пункт просто нужно выполнить.</w:t>
      </w:r>
    </w:p>
    <w:p w14:paraId="53D2309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System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Users</w:t>
      </w:r>
      <w:proofErr w:type="spellEnd"/>
    </w:p>
    <w:p w14:paraId="419F07E1" w14:textId="77777777" w:rsidR="00283210" w:rsidRPr="00283210" w:rsidRDefault="00283210" w:rsidP="0028321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+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и добавить новую учётную запись администратора;</w:t>
      </w:r>
    </w:p>
    <w:p w14:paraId="0CFE1E01" w14:textId="77777777" w:rsidR="00283210" w:rsidRPr="00283210" w:rsidRDefault="00283210" w:rsidP="0028321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 параметры: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Name, Group, Password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BD1C8FC" w14:textId="77777777" w:rsidR="00283210" w:rsidRPr="00283210" w:rsidRDefault="00283210" w:rsidP="0028321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Открыть учётную запись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admin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и деактивировать кнопкой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Disable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0A181D01" w14:textId="60EF5E01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8DDE540" wp14:editId="6B922702">
            <wp:extent cx="3305175" cy="3752850"/>
            <wp:effectExtent l="0" t="0" r="9525" b="0"/>
            <wp:docPr id="41" name="Рисунок 41" descr="Настройка Mikrotik winbox, добавление нов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стройка Mikrotik winbox, добавление нов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5E5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добавление нового пользователя с полными правами:</w:t>
      </w:r>
    </w:p>
    <w:p w14:paraId="33B92B8A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/user add name="admin-2" password="PASSWORD" group=full</w:t>
      </w:r>
    </w:p>
    <w:p w14:paraId="61C8113E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деактивация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старого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пользователя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>:</w:t>
      </w:r>
    </w:p>
    <w:p w14:paraId="534A55A2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/user set [find name="admin"] disable="yes"</w:t>
      </w:r>
    </w:p>
    <w:p w14:paraId="65C40715" w14:textId="77777777" w:rsidR="00283210" w:rsidRPr="00283210" w:rsidRDefault="00283210" w:rsidP="00283210">
      <w:pPr>
        <w:spacing w:after="300" w:line="240" w:lineRule="auto"/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00000"/>
          <w:sz w:val="21"/>
          <w:szCs w:val="21"/>
          <w:lang w:eastAsia="ru-RU"/>
        </w:rPr>
        <w:t>Рекомендация</w:t>
      </w:r>
      <w:proofErr w:type="gramStart"/>
      <w:r w:rsidRPr="00283210">
        <w:rPr>
          <w:rFonts w:ascii="Raleway" w:eastAsia="Times New Roman" w:hAnsi="Raleway" w:cs="Times New Roman"/>
          <w:b/>
          <w:bCs/>
          <w:color w:val="000000"/>
          <w:sz w:val="21"/>
          <w:szCs w:val="21"/>
          <w:lang w:eastAsia="ru-RU"/>
        </w:rPr>
        <w:t>: </w:t>
      </w:r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Для</w:t>
      </w:r>
      <w:proofErr w:type="gramEnd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 xml:space="preserve"> повышения уровня безопасности роутера </w:t>
      </w:r>
      <w:proofErr w:type="spellStart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 xml:space="preserve"> следует:</w:t>
      </w:r>
    </w:p>
    <w:p w14:paraId="2C50ABAA" w14:textId="77777777" w:rsidR="00283210" w:rsidRPr="00283210" w:rsidRDefault="00283210" w:rsidP="002832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lastRenderedPageBreak/>
        <w:t>создать и использовать новую учётную запись с полными правами(</w:t>
      </w:r>
      <w:proofErr w:type="spellStart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full</w:t>
      </w:r>
      <w:proofErr w:type="spellEnd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);</w:t>
      </w:r>
    </w:p>
    <w:p w14:paraId="2DD655FA" w14:textId="77777777" w:rsidR="00283210" w:rsidRPr="00283210" w:rsidRDefault="00283210" w:rsidP="002832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на учётной записи по умолчанию (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00000"/>
          <w:sz w:val="21"/>
          <w:szCs w:val="21"/>
          <w:lang w:eastAsia="ru-RU"/>
        </w:rPr>
        <w:t>admin</w:t>
      </w:r>
      <w:proofErr w:type="spellEnd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 xml:space="preserve">) изменить пароль и </w:t>
      </w:r>
      <w:proofErr w:type="spellStart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деактировать</w:t>
      </w:r>
      <w:proofErr w:type="spellEnd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.</w:t>
      </w:r>
    </w:p>
    <w:p w14:paraId="12AD1AA9" w14:textId="77777777" w:rsidR="00283210" w:rsidRPr="00283210" w:rsidRDefault="00283210" w:rsidP="00283210">
      <w:pPr>
        <w:shd w:val="clear" w:color="auto" w:fill="F5F5F5"/>
        <w:spacing w:after="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26" w:name="Obnovit_proshivku"/>
      <w:bookmarkEnd w:id="26"/>
    </w:p>
    <w:p w14:paraId="15E479C6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Обновление прошивки в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RouterOS</w:t>
      </w:r>
      <w:proofErr w:type="spellEnd"/>
    </w:p>
    <w:p w14:paraId="79205321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Одной из важной задачей при вводе в эксплуатацию нового устройства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: маршрутизатора(роутера), коммутатора(свитча) или точки доступа WiFi это обновление прошивки. Чаще всего это имело рекомендованный характер, но недавний инцидент с “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back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door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” в категории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long-term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указал на то, что актуальность прошивки в устройствах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имеет критический характер.</w:t>
      </w:r>
    </w:p>
    <w:p w14:paraId="68220DA6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System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Packages</w:t>
      </w:r>
      <w:proofErr w:type="spellEnd"/>
    </w:p>
    <w:p w14:paraId="7D729276" w14:textId="14662C49" w:rsidR="00283210" w:rsidRPr="00283210" w:rsidRDefault="00283210" w:rsidP="00283210">
      <w:pPr>
        <w:shd w:val="clear" w:color="auto" w:fill="F5F5F5"/>
        <w:spacing w:after="300" w:line="240" w:lineRule="auto"/>
        <w:jc w:val="center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3B09A86" wp14:editId="4BABAF05">
            <wp:extent cx="609600" cy="609600"/>
            <wp:effectExtent l="0" t="0" r="0" b="0"/>
            <wp:docPr id="40" name="Рисунок 40" descr="Понравилась статья, отблагодари автора, посмотри рекламу. Спасиб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нравилась статья, отблагодари автора, посмотри рекламу. Спасиб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b/>
          <w:bCs/>
          <w:color w:val="333333"/>
          <w:sz w:val="24"/>
          <w:szCs w:val="24"/>
          <w:lang w:eastAsia="ru-RU"/>
        </w:rPr>
        <w:t>Поддержи автора статьи, сделай клик по рекламе </w:t>
      </w:r>
      <w:r w:rsidRPr="00283210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↓↓↓</w:t>
      </w:r>
    </w:p>
    <w:p w14:paraId="2F69AE0E" w14:textId="77777777" w:rsidR="00283210" w:rsidRPr="00283210" w:rsidRDefault="00283210" w:rsidP="002832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кнопку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Check For Updates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;</w:t>
      </w:r>
    </w:p>
    <w:p w14:paraId="04472C3A" w14:textId="77777777" w:rsidR="00283210" w:rsidRPr="00283210" w:rsidRDefault="00283210" w:rsidP="002832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Channel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long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term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;</w:t>
      </w:r>
    </w:p>
    <w:p w14:paraId="39785814" w14:textId="77777777" w:rsidR="00283210" w:rsidRPr="00283210" w:rsidRDefault="00283210" w:rsidP="002832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Загрузить и установить прошивку на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 кнопкой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Download&amp;Install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58D7DB25" w14:textId="2E848C3D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1924CB18" wp14:editId="4336F5E8">
            <wp:extent cx="5895975" cy="2495550"/>
            <wp:effectExtent l="0" t="0" r="9525" b="0"/>
            <wp:docPr id="39" name="Рисунок 39" descr="Как настроить роутер MikroTik, версия проши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к настроить роутер MikroTik, версия прошивк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F926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Действия в кнопке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Download&amp;Install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произведут закачку выбранной редакции прошивки и автоматическую перезагрузку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 Установка будет произведена в момент загрузки. </w:t>
      </w: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 xml:space="preserve">Не выключайте роутер 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 xml:space="preserve"> до полной перезагрузки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и обеспечьте стабильное питание электросети при обновлении прошивки.</w:t>
      </w:r>
    </w:p>
    <w:p w14:paraId="2FA9176C" w14:textId="49D223C9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39004FA" wp14:editId="0033445C">
            <wp:extent cx="5610225" cy="1409700"/>
            <wp:effectExtent l="0" t="0" r="9525" b="0"/>
            <wp:docPr id="38" name="Рисунок 38" descr="Как настроить роутер MikroTik, обновление проши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к настроить роутер MikroTik, обновление прошивк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6461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Редакции прошивок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MikroTik</w:t>
      </w:r>
      <w:proofErr w:type="spellEnd"/>
    </w:p>
    <w:p w14:paraId="2EBB7E0F" w14:textId="77777777" w:rsidR="00283210" w:rsidRPr="00283210" w:rsidRDefault="00283210" w:rsidP="00283210">
      <w:pPr>
        <w:numPr>
          <w:ilvl w:val="0"/>
          <w:numId w:val="9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long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term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(</w:t>
      </w:r>
      <w:proofErr w:type="spellStart"/>
      <w:proofErr w:type="gram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bug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fix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only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)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самая стабильная версия.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Рекомендовано для производственных сред!</w:t>
      </w:r>
    </w:p>
    <w:p w14:paraId="69DFCE5A" w14:textId="77777777" w:rsidR="00283210" w:rsidRPr="00283210" w:rsidRDefault="00283210" w:rsidP="00283210">
      <w:pPr>
        <w:numPr>
          <w:ilvl w:val="0"/>
          <w:numId w:val="9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val="en-US" w:eastAsia="ru-RU"/>
        </w:rPr>
        <w:lastRenderedPageBreak/>
        <w:t>stable(current)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 – long term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плюс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поддержка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новых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функций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.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Новые технологии это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всегда хорошо.</w:t>
      </w:r>
    </w:p>
    <w:p w14:paraId="49FC48C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Другие редакции не рекомендуется устанавливать в рабочие устройства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т.к. это может привести к нежелательным последствиям.</w:t>
      </w:r>
    </w:p>
    <w:p w14:paraId="6E8104AF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Важным дополнением в обновлении прошивки является обновление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Current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Firmware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это аппаратная прошивка, аналог BIOS в компьютере.</w:t>
      </w:r>
    </w:p>
    <w:p w14:paraId="669D9A3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тут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System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Routerboard</w:t>
      </w:r>
      <w:proofErr w:type="spellEnd"/>
    </w:p>
    <w:p w14:paraId="47323EDE" w14:textId="2B643DBE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71BB992" wp14:editId="424D528A">
            <wp:extent cx="4886325" cy="2219325"/>
            <wp:effectExtent l="0" t="0" r="9525" b="9525"/>
            <wp:docPr id="37" name="Рисунок 37" descr="Как настроить роутер MikroTik, обновление прошивки Current Fir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к настроить роутер MikroTik, обновление прошивки Current Firmwa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B365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Изменения вступят в силу после перезагрузки устройства </w:t>
      </w:r>
      <w:proofErr w:type="spellStart"/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(</w:t>
      </w:r>
      <w:proofErr w:type="spellStart"/>
      <w:proofErr w:type="gram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System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Reboot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).</w:t>
      </w:r>
    </w:p>
    <w:p w14:paraId="15C92759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bookmarkStart w:id="27" w:name="Nastroyka_lokalnoy_seti_LAN"/>
      <w:bookmarkEnd w:id="27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Настройка локальной сети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LAN</w:t>
      </w:r>
    </w:p>
    <w:p w14:paraId="60F74C55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В основе работы локальной сети (LAN) на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находится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– программное объединение портов в свитч. В состав Bridge может входить любая последовательность портов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а если туда добавить все порты – роутер станет точкой доступа WiFi или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свитчом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0A385244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Стоит учитывать, что такое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объединение  управляется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CPU. Этот факт важен при значительных нагрузках на CPU.</w:t>
      </w:r>
    </w:p>
    <w:p w14:paraId="2DB8B81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Настройка LAN на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состоит из следующих ключевых этапов:</w:t>
      </w:r>
    </w:p>
    <w:p w14:paraId="227A5B50" w14:textId="77777777" w:rsidR="00283210" w:rsidRPr="00283210" w:rsidRDefault="00283210" w:rsidP="00283210">
      <w:pPr>
        <w:numPr>
          <w:ilvl w:val="0"/>
          <w:numId w:val="10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Объединение все локальных портов в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;</w:t>
      </w:r>
    </w:p>
    <w:p w14:paraId="4B0DDE8F" w14:textId="77777777" w:rsidR="00283210" w:rsidRPr="00283210" w:rsidRDefault="00283210" w:rsidP="00283210">
      <w:pPr>
        <w:numPr>
          <w:ilvl w:val="0"/>
          <w:numId w:val="10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Настройка локального IP адреса для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;</w:t>
      </w:r>
    </w:p>
    <w:p w14:paraId="6E1FED43" w14:textId="77777777" w:rsidR="00283210" w:rsidRPr="00283210" w:rsidRDefault="00283210" w:rsidP="00283210">
      <w:pPr>
        <w:numPr>
          <w:ilvl w:val="0"/>
          <w:numId w:val="10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DHCP сервера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59DE10F5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Настройка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 Bridge</w:t>
      </w:r>
    </w:p>
    <w:p w14:paraId="373D7D51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 основном меню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proofErr w:type="spellEnd"/>
    </w:p>
    <w:p w14:paraId="4CFD5EFF" w14:textId="77777777" w:rsidR="00283210" w:rsidRPr="00283210" w:rsidRDefault="00283210" w:rsidP="002832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+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и добавить новый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Bridge;</w:t>
      </w:r>
    </w:p>
    <w:p w14:paraId="2F323CEC" w14:textId="77777777" w:rsidR="00283210" w:rsidRPr="00283210" w:rsidRDefault="00283210" w:rsidP="002832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Присвоить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Name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для выбранного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Bridge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557ECDF" w14:textId="77777777" w:rsidR="00283210" w:rsidRPr="00283210" w:rsidRDefault="00283210" w:rsidP="002832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кнопку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Apply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и скопировать значение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MAC Address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Admin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MAC Address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926F743" w14:textId="26BAB62D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3DAAEC35" wp14:editId="29F13CEA">
            <wp:extent cx="3952875" cy="5438775"/>
            <wp:effectExtent l="0" t="0" r="9525" b="9525"/>
            <wp:docPr id="36" name="Рисунок 36" descr="Настройка bridge в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стройка bridge в MikroTi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8D6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Копирование значения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MAC Address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Admin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MAC Address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исключить ошибку:</w:t>
      </w:r>
    </w:p>
    <w:p w14:paraId="12863809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FF0000"/>
          <w:sz w:val="21"/>
          <w:szCs w:val="21"/>
          <w:lang w:val="en-US" w:eastAsia="ru-RU"/>
        </w:rPr>
        <w:t>ether3:bridge port received packet with own address as source address (MAC ether3), probably loop”</w:t>
      </w:r>
    </w:p>
    <w:p w14:paraId="422075E7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add name=bridge-1</w:t>
      </w:r>
    </w:p>
    <w:p w14:paraId="72580771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Добавление портов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 в Bridge</w:t>
      </w:r>
    </w:p>
    <w:p w14:paraId="362262CD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 основном меню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Ports</w:t>
      </w:r>
      <w:proofErr w:type="spellEnd"/>
    </w:p>
    <w:p w14:paraId="603529EA" w14:textId="77777777" w:rsidR="00283210" w:rsidRPr="00283210" w:rsidRDefault="00283210" w:rsidP="002832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новый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Port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295CEDF" w14:textId="77777777" w:rsidR="00283210" w:rsidRPr="00283210" w:rsidRDefault="00283210" w:rsidP="002832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 соответствующие значение в параметрах: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Interface, Bridge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82E2B2F" w14:textId="77777777" w:rsidR="00283210" w:rsidRPr="00283210" w:rsidRDefault="00283210" w:rsidP="002832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Повторить аналогичные действия для всех интерфейсов, которые определены как LAN.</w:t>
      </w:r>
    </w:p>
    <w:p w14:paraId="1E3B92C0" w14:textId="7960F0BB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613482BF" wp14:editId="7E96C718">
            <wp:extent cx="3800475" cy="3152775"/>
            <wp:effectExtent l="0" t="0" r="9525" b="9525"/>
            <wp:docPr id="35" name="Рисунок 35" descr="Настройка bridge в MikroTik, добавление пор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астройка bridge в MikroTik, добавление портов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025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добавление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портов(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LAN, VLAN, WLAN и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тд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</w:t>
      </w:r>
    </w:p>
    <w:p w14:paraId="4B01A7D2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port add bridge=bridge-1 hw=yes interface=ether2</w:t>
      </w:r>
    </w:p>
    <w:p w14:paraId="19901136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port add bridge=bridge-1 hw=yes interface=ether3</w:t>
      </w:r>
    </w:p>
    <w:p w14:paraId="46F10A00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port add bridge=bridge-1 hw=yes interface=ether4</w:t>
      </w:r>
    </w:p>
    <w:p w14:paraId="2819837C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port add bridge=bridge-1 hw=yes interface=ether5</w:t>
      </w:r>
    </w:p>
    <w:p w14:paraId="75D5EB95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</w:p>
    <w:p w14:paraId="2ABBB48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port add bridge=bridge-1 interface=wlan1</w:t>
      </w:r>
    </w:p>
    <w:p w14:paraId="7E09938E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bridge port add bridge=bridge-1 interface=wlan2</w:t>
      </w:r>
    </w:p>
    <w:p w14:paraId="506E99B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val="en-US" w:eastAsia="ru-RU"/>
        </w:rPr>
        <w:t>Hardware Offload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 —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аппаратная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поддержка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bridge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отдельным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чипом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>. </w:t>
      </w:r>
      <w:hyperlink r:id="rId24" w:anchor="Bridge_Hardware_Offloading" w:history="1">
        <w:r w:rsidRPr="00283210">
          <w:rPr>
            <w:rFonts w:ascii="Raleway" w:eastAsia="Times New Roman" w:hAnsi="Raleway" w:cs="Times New Roman"/>
            <w:b/>
            <w:bCs/>
            <w:i/>
            <w:iCs/>
            <w:color w:val="333333"/>
            <w:sz w:val="21"/>
            <w:szCs w:val="21"/>
            <w:u w:val="single"/>
            <w:lang w:eastAsia="ru-RU"/>
          </w:rPr>
          <w:t>Список поддерживаемых устройств</w:t>
        </w:r>
      </w:hyperlink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.</w:t>
      </w:r>
    </w:p>
    <w:p w14:paraId="3E0C918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 итогам, закладка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Ports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должна иметь вид:</w:t>
      </w:r>
    </w:p>
    <w:p w14:paraId="03386FF2" w14:textId="44B79FFA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688BCE4" wp14:editId="3D24B81A">
            <wp:extent cx="6200775" cy="1771650"/>
            <wp:effectExtent l="0" t="0" r="9525" b="0"/>
            <wp:docPr id="34" name="Рисунок 34" descr="Настройка MikroTik, добавление порта в 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астройка MikroTik, добавление порта в brid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405A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Назначение локального IP адреса</w:t>
      </w:r>
    </w:p>
    <w:p w14:paraId="41508155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После добавления портов в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нужно назначить статический IP адрес и правильней всего это указать в качестве интерфейса созданный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bridge-1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. С этого момента любая настройка адресации или маршрутизации в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будет осуществляться через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bridge-1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487E730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Addresses</w:t>
      </w:r>
      <w:proofErr w:type="spellEnd"/>
    </w:p>
    <w:p w14:paraId="36104CAE" w14:textId="77777777" w:rsidR="00283210" w:rsidRPr="00283210" w:rsidRDefault="00283210" w:rsidP="002832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lastRenderedPageBreak/>
        <w:t>Нажать + и добавить новый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IP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адрес;</w:t>
      </w:r>
    </w:p>
    <w:p w14:paraId="2A5A8754" w14:textId="77777777" w:rsidR="00283210" w:rsidRPr="00283210" w:rsidRDefault="00283210" w:rsidP="002832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 параметры: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Address, Interface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6E066C5E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При заполнение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IP адреса важно указать маску подсети. Это частая опечатка может произвести к отсутствию отклика от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 При этом значение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Network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заполнится автоматически.</w:t>
      </w:r>
    </w:p>
    <w:p w14:paraId="07783D99" w14:textId="1327A97D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6C3590F" wp14:editId="07D50B85">
            <wp:extent cx="2943225" cy="3076575"/>
            <wp:effectExtent l="0" t="0" r="9525" b="9525"/>
            <wp:docPr id="33" name="Рисунок 33" descr="Настройка MikroTik, назначение локального IP адреса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Настройка MikroTik, назначение локального IP адреса LA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установка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адреса на выбранный интерфейс</w:t>
      </w:r>
    </w:p>
    <w:p w14:paraId="2ADFDC58" w14:textId="25EDB83D" w:rsidR="00283210" w:rsidRPr="00283210" w:rsidRDefault="00283210" w:rsidP="00283210">
      <w:pPr>
        <w:shd w:val="clear" w:color="auto" w:fill="F5F5F5"/>
        <w:spacing w:after="300" w:line="240" w:lineRule="auto"/>
        <w:jc w:val="center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7F3C734E" wp14:editId="4FAFCA38">
            <wp:extent cx="609600" cy="609600"/>
            <wp:effectExtent l="0" t="0" r="0" b="0"/>
            <wp:docPr id="32" name="Рисунок 32" descr="Понравилась статья, отблагодари автора, посмотри рекламу. Спасиб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онравилась статья, отблагодари автора, посмотри рекламу. Спасиб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b/>
          <w:bCs/>
          <w:color w:val="333333"/>
          <w:sz w:val="24"/>
          <w:szCs w:val="24"/>
          <w:lang w:eastAsia="ru-RU"/>
        </w:rPr>
        <w:t>Поддержи автора статьи, сделай клик по рекламе </w:t>
      </w:r>
      <w:r w:rsidRPr="00283210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↓↓↓</w:t>
      </w:r>
    </w:p>
    <w:p w14:paraId="6914D390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address add address=192.168.0.1/24 interface=bridge-1 network=192.168.0.0</w:t>
      </w:r>
    </w:p>
    <w:p w14:paraId="5F0532F9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bookmarkStart w:id="28" w:name="Nastroyka_DCHP_servera"/>
      <w:bookmarkEnd w:id="28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Настройка DCHP сервера в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6581575E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DHCP сервер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занимается выдачей IP адресов всем устройствам, которые отправляют соответствующий запрос. Это незаменимая опция при настройке WiFi на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но и также облегчает обслуживание локальной сети в этом вопросе.</w:t>
      </w:r>
    </w:p>
    <w:p w14:paraId="2E0193F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Будет состоять из 3-ёх пунктов:</w:t>
      </w:r>
    </w:p>
    <w:p w14:paraId="0D96CE11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Определение диапазона назначаемых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ip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 адресов</w:t>
      </w:r>
    </w:p>
    <w:p w14:paraId="6D6C1965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Pool</w:t>
      </w:r>
      <w:proofErr w:type="spellEnd"/>
    </w:p>
    <w:p w14:paraId="671732DF" w14:textId="77777777" w:rsidR="00283210" w:rsidRPr="00283210" w:rsidRDefault="00283210" w:rsidP="0028321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новый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IP Pool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0078688" w14:textId="77777777" w:rsidR="00283210" w:rsidRPr="00283210" w:rsidRDefault="00283210" w:rsidP="0028321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 параметры: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Name,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Addresses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3BC0CA0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Диапазон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Addresses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содержит IP адреса для всех клиентов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и часто принимает значение или как показано на изображении или 192.168.0.100-192.168.0.254. Это даст возможность указывать статические IP адреса для: сервера, принтера, видеорегистратора, IP камеры и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тд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6E123D7D" w14:textId="702700B2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4D2075E4" wp14:editId="1EC46A19">
            <wp:extent cx="4371975" cy="2905125"/>
            <wp:effectExtent l="0" t="0" r="9525" b="9525"/>
            <wp:docPr id="31" name="Рисунок 31" descr="Настройка MikroTik, определить диапазон IP адресов для DHCP 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Настройка MikroTik, определить диапазон IP адресов для DHCP сервер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C392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pool add name=pool-1 ranges=192.168.0.2-192.168.0.254</w:t>
      </w:r>
    </w:p>
    <w:p w14:paraId="0CD485E5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Задание сетевых настроек для клиента</w:t>
      </w:r>
    </w:p>
    <w:p w14:paraId="50214B1A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DHCP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Server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Networks</w:t>
      </w:r>
      <w:proofErr w:type="spellEnd"/>
    </w:p>
    <w:p w14:paraId="284B0508" w14:textId="77777777" w:rsidR="00283210" w:rsidRPr="00283210" w:rsidRDefault="00283210" w:rsidP="002832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новую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DHCP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сеть;</w:t>
      </w:r>
    </w:p>
    <w:p w14:paraId="610CBC8D" w14:textId="77777777" w:rsidR="00283210" w:rsidRPr="00283210" w:rsidRDefault="00283210" w:rsidP="002832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параметры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Address, Gateway, Netmask, DNS Server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.</w:t>
      </w:r>
    </w:p>
    <w:p w14:paraId="40AA535A" w14:textId="77777777" w:rsidR="00283210" w:rsidRPr="00283210" w:rsidRDefault="00283210" w:rsidP="00283210">
      <w:pPr>
        <w:numPr>
          <w:ilvl w:val="0"/>
          <w:numId w:val="16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Netmask</w:t>
      </w:r>
      <w:proofErr w:type="spellEnd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 xml:space="preserve"> = 24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это эквивалент привычному значению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255.255.255.0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;</w:t>
      </w:r>
    </w:p>
    <w:p w14:paraId="614C6D46" w14:textId="77777777" w:rsidR="00283210" w:rsidRPr="00283210" w:rsidRDefault="00283210" w:rsidP="00283210">
      <w:pPr>
        <w:numPr>
          <w:ilvl w:val="0"/>
          <w:numId w:val="16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Gateway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-шлюз по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умолчанию(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роутер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);</w:t>
      </w:r>
    </w:p>
    <w:p w14:paraId="4C08FE81" w14:textId="77777777" w:rsidR="00283210" w:rsidRPr="00283210" w:rsidRDefault="00283210" w:rsidP="00283210">
      <w:pPr>
        <w:numPr>
          <w:ilvl w:val="0"/>
          <w:numId w:val="16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 xml:space="preserve">DNS 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Servers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– DNS сервер, который будет выдан клиенту. В данном случае это также роутер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1018802B" w14:textId="5D1B6565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71577DB9" wp14:editId="35D8E6CF">
            <wp:extent cx="2905125" cy="4362450"/>
            <wp:effectExtent l="0" t="0" r="9525" b="0"/>
            <wp:docPr id="30" name="Рисунок 30" descr="Настройка MikroTik, настройк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Настройка MikroTik, настройка сет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BB47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dhcp-server network add address=192.168.0.0/24 dns-server=192.168.0.1 gateway=192.168.0.1 netmask=24</w:t>
      </w:r>
    </w:p>
    <w:p w14:paraId="05925B7A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Общие настройки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 DCHP сервера</w:t>
      </w:r>
    </w:p>
    <w:p w14:paraId="5ACC1223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DHCP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Server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DHCP</w:t>
      </w:r>
      <w:proofErr w:type="spellEnd"/>
    </w:p>
    <w:p w14:paraId="61E0B91B" w14:textId="77777777" w:rsidR="00283210" w:rsidRPr="00283210" w:rsidRDefault="00283210" w:rsidP="002832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новый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DHCP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сервер;</w:t>
      </w:r>
    </w:p>
    <w:p w14:paraId="052A2C56" w14:textId="77777777" w:rsidR="00283210" w:rsidRPr="00283210" w:rsidRDefault="00283210" w:rsidP="002832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параметры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Interface, Address Pool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.</w:t>
      </w:r>
    </w:p>
    <w:p w14:paraId="3DF38575" w14:textId="24800306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447F1080" wp14:editId="3F61C2EE">
            <wp:extent cx="3333750" cy="5067300"/>
            <wp:effectExtent l="0" t="0" r="0" b="0"/>
            <wp:docPr id="29" name="Рисунок 29" descr="Настройка MikroTik, DHCP 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стройка MikroTik, DHCP сервер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A56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dhcp-server add address-pool=pool-1 disabled=no interface=ether-1 lease-time=1w name=server-1</w:t>
      </w:r>
    </w:p>
    <w:p w14:paraId="1DFD60B3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Дополнение: 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если DHCP нужно применить к одному из портов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bridge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то в качестве интерфейса нужно указать именно этот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bridge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1C73654F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Add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ARP For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Leases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— добавляет MAC адрес устройства в таблицу ARP, которому был выдан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адрес. Можно использовать в качестве блокировки статических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.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Без присутствия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соответствующего MAC в таблице ARP пакеты с данного устройства не будут обрабатываться.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29" w:name="Nastroyka-MikroTik-DNS"/>
      <w:bookmarkEnd w:id="29"/>
    </w:p>
    <w:p w14:paraId="1202369C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Настройка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DNS</w:t>
      </w:r>
    </w:p>
    <w:p w14:paraId="79F5A6E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В рамках данной инструкции по настройке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будет рассмотрена конфигурация, когда сам роутер выступает в качестве DNS сервера. Это имеет несколько преимуществ:</w:t>
      </w:r>
    </w:p>
    <w:p w14:paraId="601100E0" w14:textId="77777777" w:rsidR="00283210" w:rsidRPr="00283210" w:rsidRDefault="00283210" w:rsidP="00283210">
      <w:pPr>
        <w:numPr>
          <w:ilvl w:val="0"/>
          <w:numId w:val="18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DNS записи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кешируются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на локальный роутер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доступ к которому в разы быстрее чем к DNS серверу провайдера;</w:t>
      </w:r>
    </w:p>
    <w:p w14:paraId="075B6F1D" w14:textId="77777777" w:rsidR="00283210" w:rsidRPr="00283210" w:rsidRDefault="00283210" w:rsidP="00283210">
      <w:pPr>
        <w:numPr>
          <w:ilvl w:val="0"/>
          <w:numId w:val="18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Если к роутеру подключено 2 провайдера, не будет возникать конфликтов по доступу к DNS серверам 1-ого или 2-ого провайдера. DNS сервер один – роутер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59C267ED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DNS</w:t>
      </w:r>
    </w:p>
    <w:p w14:paraId="1219D86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Для такой конфигурации DNS сервера нужно:</w:t>
      </w:r>
    </w:p>
    <w:p w14:paraId="048E9639" w14:textId="77777777" w:rsidR="00283210" w:rsidRPr="00283210" w:rsidRDefault="00283210" w:rsidP="0028321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lastRenderedPageBreak/>
        <w:t>Задать внешние DNS сервера в параметре 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>Servers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 Это может быть DNS сервера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Google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: 8.8.8.8 и 8.8.4.4 или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Cloudflare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: 1.1.1.1 и 1.0.0.1;</w:t>
      </w:r>
    </w:p>
    <w:p w14:paraId="6D25B6C9" w14:textId="77777777" w:rsidR="00283210" w:rsidRPr="00283210" w:rsidRDefault="00283210" w:rsidP="0028321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Активировать параметр 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>Allow</w:t>
      </w:r>
      <w:proofErr w:type="spellEnd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 xml:space="preserve"> Remote 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>Requests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. Это разрешит внешним запросам обращаться к роутеру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 как к DNS серверу;</w:t>
      </w:r>
    </w:p>
    <w:p w14:paraId="5AE2320E" w14:textId="77777777" w:rsidR="00283210" w:rsidRPr="00283210" w:rsidRDefault="00283210" w:rsidP="0028321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Обратить внимание на 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>Cache</w:t>
      </w:r>
      <w:proofErr w:type="spellEnd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085B61"/>
          <w:sz w:val="21"/>
          <w:szCs w:val="21"/>
          <w:lang w:eastAsia="ru-RU"/>
        </w:rPr>
        <w:t>Size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. В больших </w:t>
      </w:r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сетях(</w:t>
      </w:r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от 100 узлов) его стоит увеличить в 2 или 3 раза. По умолчанию его значение = 2048Кб.</w:t>
      </w:r>
    </w:p>
    <w:p w14:paraId="32A738CD" w14:textId="6BAC43D9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59A8E6B9" wp14:editId="41260C22">
            <wp:extent cx="3857625" cy="4257675"/>
            <wp:effectExtent l="0" t="0" r="9525" b="9525"/>
            <wp:docPr id="28" name="Рисунок 28" descr="Настройка MikroTik DNS сервера, разрешать удаленные запро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астройка MikroTik DNS сервера, разрешать удаленные запросы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D1A9" w14:textId="77777777" w:rsidR="00283210" w:rsidRPr="00283210" w:rsidRDefault="00283210" w:rsidP="00283210">
      <w:pPr>
        <w:shd w:val="clear" w:color="auto" w:fill="F5F5F5"/>
        <w:spacing w:before="150" w:after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val="en-US"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val="en-US" w:eastAsia="ru-RU"/>
        </w:rPr>
        <w:t xml:space="preserve">DNS 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сервера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val="en-US" w:eastAsia="ru-RU"/>
        </w:rPr>
        <w:t xml:space="preserve"> Google</w:t>
      </w:r>
    </w:p>
    <w:p w14:paraId="6F8A1B4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dns</w:t>
      </w:r>
    </w:p>
    <w:p w14:paraId="20457FA9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set allow-remote-requests=yes servers=8.8.8.8,8.8.4.4</w:t>
      </w:r>
    </w:p>
    <w:p w14:paraId="253F3C74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b/>
          <w:bCs/>
          <w:color w:val="FF0000"/>
          <w:sz w:val="21"/>
          <w:szCs w:val="21"/>
          <w:lang w:eastAsia="ru-RU"/>
        </w:rPr>
        <w:t>ИЛИ</w:t>
      </w:r>
    </w:p>
    <w:p w14:paraId="05FF019D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val="en-US"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val="en-US" w:eastAsia="ru-RU"/>
        </w:rPr>
        <w:t xml:space="preserve">DNS 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сервера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val="en-US" w:eastAsia="ru-RU"/>
        </w:rPr>
        <w:t xml:space="preserve"> Cloudflare</w:t>
      </w:r>
    </w:p>
    <w:p w14:paraId="22EDA4DA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dns set allow-remote-requests=yes servers=1.1.1.1,1.0.0.1</w:t>
      </w:r>
    </w:p>
    <w:p w14:paraId="11D9F73F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bookmarkStart w:id="30" w:name="Nastroyka_interneta"/>
      <w:bookmarkEnd w:id="30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Настройка Интернета на роутере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71EEDA44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Для настройки интернета на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нужно совершить два действия:</w:t>
      </w:r>
    </w:p>
    <w:p w14:paraId="73384D40" w14:textId="77777777" w:rsidR="00283210" w:rsidRPr="00283210" w:rsidRDefault="00283210" w:rsidP="00283210">
      <w:pPr>
        <w:numPr>
          <w:ilvl w:val="0"/>
          <w:numId w:val="20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определить тип подключения на определенном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порту(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куда вставлен провайдер);</w:t>
      </w:r>
    </w:p>
    <w:p w14:paraId="51F8757A" w14:textId="77777777" w:rsidR="00283210" w:rsidRPr="00283210" w:rsidRDefault="00283210" w:rsidP="00283210">
      <w:pPr>
        <w:numPr>
          <w:ilvl w:val="0"/>
          <w:numId w:val="20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активировать функцию NAT (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masquerade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).</w:t>
      </w:r>
    </w:p>
    <w:p w14:paraId="43BFB272" w14:textId="7C6CB0CD" w:rsidR="00283210" w:rsidRPr="00283210" w:rsidRDefault="00283210" w:rsidP="00283210">
      <w:pPr>
        <w:shd w:val="clear" w:color="auto" w:fill="F5F5F5"/>
        <w:spacing w:after="300" w:line="240" w:lineRule="auto"/>
        <w:jc w:val="center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FA83A72" wp14:editId="6BDF9BE6">
            <wp:extent cx="609600" cy="609600"/>
            <wp:effectExtent l="0" t="0" r="0" b="0"/>
            <wp:docPr id="27" name="Рисунок 27" descr="Понравилась статья, отблагодари автора, посмотри рекламу. Спасиб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онравилась статья, отблагодари автора, посмотри рекламу. Спасиб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b/>
          <w:bCs/>
          <w:color w:val="333333"/>
          <w:sz w:val="24"/>
          <w:szCs w:val="24"/>
          <w:lang w:eastAsia="ru-RU"/>
        </w:rPr>
        <w:t>Поддержи автора статьи, сделай клик по рекламе </w:t>
      </w:r>
      <w:r w:rsidRPr="00283210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↓↓↓</w:t>
      </w:r>
    </w:p>
    <w:p w14:paraId="2C2D932F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lastRenderedPageBreak/>
        <w:t xml:space="preserve">Настройка DHCP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client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в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6B744EC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Это самый распространённый тип подключения интернета на роутерах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 На указанный порт(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ether1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) будут приходить настройки от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интернет провайдера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. DHCP клиент не только облегчает настройку интернета, но и служит индикатором, когда услуга отсутствует на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линии(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не работает интернет), но и также позволяется добавить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срипт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который будет выполняться при изменении значения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Status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67FE5CC3" w14:textId="77777777" w:rsidR="00283210" w:rsidRPr="00283210" w:rsidRDefault="00283210" w:rsidP="00283210">
      <w:pPr>
        <w:spacing w:line="240" w:lineRule="auto"/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 xml:space="preserve">Как добавить скрипт в </w:t>
      </w:r>
      <w:proofErr w:type="spellStart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>dhcp</w:t>
      </w:r>
      <w:proofErr w:type="spellEnd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>client</w:t>
      </w:r>
      <w:proofErr w:type="spellEnd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 xml:space="preserve"> рассмотрено в статье “</w:t>
      </w:r>
      <w:hyperlink r:id="rId31" w:history="1"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 xml:space="preserve">Настройка резервирования интернета в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MikroTik</w:t>
        </w:r>
        <w:proofErr w:type="spellEnd"/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 xml:space="preserve">, автопереключение провайдера через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Netwatch</w:t>
        </w:r>
        <w:proofErr w:type="spellEnd"/>
      </w:hyperlink>
      <w:r w:rsidRPr="00283210">
        <w:rPr>
          <w:rFonts w:ascii="Raleway" w:eastAsia="Times New Roman" w:hAnsi="Raleway" w:cs="Times New Roman"/>
          <w:b/>
          <w:bCs/>
          <w:color w:val="5E7F96"/>
          <w:sz w:val="21"/>
          <w:szCs w:val="21"/>
          <w:lang w:eastAsia="ru-RU"/>
        </w:rPr>
        <w:t> </w:t>
      </w:r>
      <w:r w:rsidRPr="00283210">
        <w:rPr>
          <w:rFonts w:ascii="Arial" w:eastAsia="Times New Roman" w:hAnsi="Arial" w:cs="Arial"/>
          <w:b/>
          <w:bCs/>
          <w:color w:val="FF0000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5E7F96"/>
          <w:sz w:val="21"/>
          <w:szCs w:val="21"/>
          <w:lang w:eastAsia="ru-RU"/>
        </w:rPr>
        <w:t>“</w:t>
      </w:r>
    </w:p>
    <w:p w14:paraId="2439A173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DHCP Client</w:t>
      </w:r>
    </w:p>
    <w:p w14:paraId="51F36EE0" w14:textId="77777777" w:rsidR="00283210" w:rsidRPr="00283210" w:rsidRDefault="00283210" w:rsidP="002832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новый </w:t>
      </w:r>
      <w:proofErr w:type="gram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DHCP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 клиент</w:t>
      </w:r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2F166C3" w14:textId="77777777" w:rsidR="00283210" w:rsidRPr="00283210" w:rsidRDefault="00283210" w:rsidP="002832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Выбрать интерфейс, на котором подключен интернет в роутер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2000316" w14:textId="77777777" w:rsidR="00283210" w:rsidRPr="00283210" w:rsidRDefault="00283210" w:rsidP="002832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Остальные параметры оставить без изменений.</w:t>
      </w:r>
    </w:p>
    <w:p w14:paraId="558317F8" w14:textId="5E7C87D3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3D70F31" wp14:editId="45440B91">
            <wp:extent cx="3076575" cy="4305300"/>
            <wp:effectExtent l="0" t="0" r="9525" b="0"/>
            <wp:docPr id="26" name="Рисунок 26" descr="Настройка MikroTik, интернет dhcp 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Настройка MikroTik, интернет dhcp клиент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5FAE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dhcp-client</w:t>
      </w:r>
    </w:p>
    <w:p w14:paraId="7DD25932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add add-default-route=no dhcp-options=hostname,clientid disabled=no \</w:t>
      </w:r>
    </w:p>
    <w:p w14:paraId="09B4BBD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proofErr w:type="spellStart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interface</w:t>
      </w:r>
      <w:proofErr w:type="spellEnd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=ether1</w:t>
      </w:r>
    </w:p>
    <w:p w14:paraId="7596F78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Опцией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Add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Default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Route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можно манипулировать, но выключенное состояние потребует ручного добавления маршрута. Это может стать полезным при использовании балансировки между несколькими линиями интернета.</w:t>
      </w:r>
    </w:p>
    <w:p w14:paraId="3BA1E5E2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Настройка статического IP в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4CFCD6A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Настройка статического IP адреса в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ни чем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не отличается от аналогичной настройки любого сетевого устройства и состоит из трех разделов:</w:t>
      </w:r>
    </w:p>
    <w:p w14:paraId="1AC3D6C8" w14:textId="77777777" w:rsidR="00283210" w:rsidRPr="00283210" w:rsidRDefault="00283210" w:rsidP="00283210">
      <w:pPr>
        <w:numPr>
          <w:ilvl w:val="0"/>
          <w:numId w:val="22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lastRenderedPageBreak/>
        <w:t>Настройка IP адреса на интерфейсе;</w:t>
      </w:r>
    </w:p>
    <w:p w14:paraId="661371C6" w14:textId="77777777" w:rsidR="00283210" w:rsidRPr="00283210" w:rsidRDefault="00283210" w:rsidP="00283210">
      <w:pPr>
        <w:numPr>
          <w:ilvl w:val="0"/>
          <w:numId w:val="22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Создание статического маршрута.</w:t>
      </w:r>
    </w:p>
    <w:p w14:paraId="13009ED6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Установка IP адреса на выбранный интерфейс</w:t>
      </w:r>
    </w:p>
    <w:p w14:paraId="19DA2C6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Addresses</w:t>
      </w:r>
      <w:proofErr w:type="spellEnd"/>
    </w:p>
    <w:p w14:paraId="61E6D2F2" w14:textId="77777777" w:rsidR="00283210" w:rsidRPr="00283210" w:rsidRDefault="00283210" w:rsidP="0028321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новый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IP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адрес;</w:t>
      </w:r>
    </w:p>
    <w:p w14:paraId="6F377217" w14:textId="77777777" w:rsidR="00283210" w:rsidRPr="00283210" w:rsidRDefault="00283210" w:rsidP="0028321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 параметры: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Address, Interface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3D20D6F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Популярные маски подсети:</w:t>
      </w:r>
    </w:p>
    <w:p w14:paraId="2FE29552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31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254</w:t>
      </w:r>
    </w:p>
    <w:p w14:paraId="2287465B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30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252</w:t>
      </w:r>
    </w:p>
    <w:p w14:paraId="3AA2C330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29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248</w:t>
      </w:r>
    </w:p>
    <w:p w14:paraId="1126CFC6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28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240</w:t>
      </w:r>
    </w:p>
    <w:p w14:paraId="18FD8F69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27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224</w:t>
      </w:r>
    </w:p>
    <w:p w14:paraId="527376A0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26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192</w:t>
      </w:r>
    </w:p>
    <w:p w14:paraId="329ABCE8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25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128</w:t>
      </w:r>
    </w:p>
    <w:p w14:paraId="754DCF85" w14:textId="77777777" w:rsidR="00283210" w:rsidRPr="00283210" w:rsidRDefault="00283210" w:rsidP="00283210">
      <w:pPr>
        <w:numPr>
          <w:ilvl w:val="0"/>
          <w:numId w:val="2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IP-Address/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24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255.255.255.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0</w:t>
      </w:r>
    </w:p>
    <w:p w14:paraId="451F06D8" w14:textId="4BCE149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5C6E943B" wp14:editId="397EAD60">
            <wp:extent cx="4333875" cy="3086100"/>
            <wp:effectExtent l="0" t="0" r="9525" b="0"/>
            <wp:docPr id="25" name="Рисунок 25" descr="Настройка маршрутизации для двух провайдеров в MikroTik, добавить статический IP для WA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Настройка маршрутизации для двух провайдеров в MikroTik, добавить статический IP для WAN-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6B1A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address add address=81.21.12.15/27 interface=ether1 network=81.21.12.0</w:t>
      </w:r>
    </w:p>
    <w:p w14:paraId="5857AE18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Добавление статического </w:t>
      </w:r>
      <w:proofErr w:type="gram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маршрута(</w:t>
      </w:r>
      <w:proofErr w:type="gram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шлюз по умолчанию)</w:t>
      </w:r>
    </w:p>
    <w:p w14:paraId="36BEACE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Routes</w:t>
      </w:r>
      <w:proofErr w:type="spellEnd"/>
    </w:p>
    <w:p w14:paraId="4BFC001F" w14:textId="77777777" w:rsidR="00283210" w:rsidRPr="00283210" w:rsidRDefault="00283210" w:rsidP="0028321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Нажать + и добавить новый статический маршрут в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1D9D75D0" w14:textId="77777777" w:rsidR="00283210" w:rsidRPr="00283210" w:rsidRDefault="00283210" w:rsidP="0028321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 параметры: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Gateway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3CBD6A27" w14:textId="77777777" w:rsidR="00283210" w:rsidRPr="00283210" w:rsidRDefault="00283210" w:rsidP="00283210">
      <w:pPr>
        <w:numPr>
          <w:ilvl w:val="0"/>
          <w:numId w:val="26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Dst</w:t>
      </w:r>
      <w:proofErr w:type="spellEnd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. Address</w:t>
      </w:r>
      <w:r w:rsidRPr="00283210">
        <w:rPr>
          <w:rFonts w:ascii="Raleway" w:eastAsia="Times New Roman" w:hAnsi="Raleway" w:cs="Times New Roman"/>
          <w:i/>
          <w:iCs/>
          <w:color w:val="333333"/>
          <w:sz w:val="21"/>
          <w:szCs w:val="21"/>
          <w:lang w:eastAsia="ru-RU"/>
        </w:rPr>
        <w:t> 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= 0.0.0.0/0 – типичное обозначение для любого трафика. Таким значением в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необходимо определять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интернет трафик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;</w:t>
      </w:r>
    </w:p>
    <w:p w14:paraId="499E3FD8" w14:textId="77777777" w:rsidR="00283210" w:rsidRPr="00283210" w:rsidRDefault="00283210" w:rsidP="00283210">
      <w:pPr>
        <w:numPr>
          <w:ilvl w:val="0"/>
          <w:numId w:val="26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Gateway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– это шлюз по умолчанию со стороны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интернет провайдера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который подключен к роутеру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57042DF7" w14:textId="6C440522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9397593" wp14:editId="036246D5">
            <wp:extent cx="6610350" cy="3895725"/>
            <wp:effectExtent l="0" t="0" r="0" b="9525"/>
            <wp:docPr id="24" name="Рисунок 24" descr="Настройка маршрутизации для двух провайдеров в MikroTik, добавить статический маршрут для WA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Настройка маршрутизации для двух провайдеров в MikroTik, добавить статический маршрут для WAN-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372B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route</w:t>
      </w:r>
    </w:p>
    <w:p w14:paraId="5DA54FAD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distance=1 gateway=81.21.12.1</w:t>
      </w:r>
    </w:p>
    <w:p w14:paraId="29EE7EA2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Настройка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PPPOE 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в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MikroTik</w:t>
      </w:r>
    </w:p>
    <w:p w14:paraId="3D7CDE13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PPPOE сохраняет свою популярность при настройке интернета на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7A6054D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PPP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Interface</w:t>
      </w:r>
      <w:proofErr w:type="spellEnd"/>
    </w:p>
    <w:p w14:paraId="5CA3C96B" w14:textId="77777777" w:rsidR="00283210" w:rsidRPr="00283210" w:rsidRDefault="00283210" w:rsidP="0028321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PPPOE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подключение;</w:t>
      </w:r>
    </w:p>
    <w:p w14:paraId="1272FDE4" w14:textId="77777777" w:rsidR="00283210" w:rsidRPr="00283210" w:rsidRDefault="00283210" w:rsidP="0028321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Заполнить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параметры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: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Interfaces, User, Password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.</w:t>
      </w:r>
    </w:p>
    <w:p w14:paraId="6082DC82" w14:textId="77777777" w:rsidR="00283210" w:rsidRPr="00283210" w:rsidRDefault="00283210" w:rsidP="00283210">
      <w:pPr>
        <w:numPr>
          <w:ilvl w:val="0"/>
          <w:numId w:val="28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Interfaces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– интерфейс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на котором подключен интернет;</w:t>
      </w:r>
    </w:p>
    <w:p w14:paraId="17524869" w14:textId="77777777" w:rsidR="00283210" w:rsidRPr="00283210" w:rsidRDefault="00283210" w:rsidP="00283210">
      <w:pPr>
        <w:numPr>
          <w:ilvl w:val="0"/>
          <w:numId w:val="28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i/>
          <w:iCs/>
          <w:color w:val="333333"/>
          <w:sz w:val="21"/>
          <w:szCs w:val="21"/>
          <w:lang w:eastAsia="ru-RU"/>
        </w:rPr>
        <w:t>User, Password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параметры для подключения интернета, выдаются провайдером.</w:t>
      </w:r>
    </w:p>
    <w:p w14:paraId="4AB0AE2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В случае успешного соединения, на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PPPOE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интерфейсе будет определен статус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RUN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7716B981" w14:textId="2BBB7752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4C604F95" wp14:editId="48637CE7">
            <wp:extent cx="4181475" cy="5476875"/>
            <wp:effectExtent l="0" t="0" r="9525" b="9525"/>
            <wp:docPr id="23" name="Рисунок 23" descr="Настройка MikroTik, интернет pppoe выбор интерф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Настройка MikroTik, интернет pppoe выбор интерфейс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7CCE" w14:textId="44ABEB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25D9F666" wp14:editId="68C76649">
            <wp:extent cx="4133850" cy="5467350"/>
            <wp:effectExtent l="0" t="0" r="0" b="0"/>
            <wp:docPr id="22" name="Рисунок 22" descr="Настройка MikroTik, интернет pppoe ввод учётной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астройка MikroTik, интернет pppoe ввод учётной записи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B6E4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pppoe-client</w:t>
      </w:r>
    </w:p>
    <w:p w14:paraId="1E040A51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add add-default-route=yes disabled=no interface=ether-1 name=\</w:t>
      </w:r>
    </w:p>
    <w:p w14:paraId="1C0C95D4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pppoe-out password=PASSWORD use-peer-dns=yes user=USER</w:t>
      </w:r>
    </w:p>
    <w:p w14:paraId="29DC95AC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Настройка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 NAT</w:t>
      </w:r>
    </w:p>
    <w:p w14:paraId="0E66AF0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NAT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это механизм, который позволяет преобразовывать IP адреса для транзитных пакетов. Именно NAT является основной настройкой, которая обычное устройство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преобразовывает в роутер.</w:t>
      </w:r>
    </w:p>
    <w:p w14:paraId="1455FE6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Firewall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NAT</w:t>
      </w:r>
      <w:proofErr w:type="spellEnd"/>
    </w:p>
    <w:p w14:paraId="420CB0B8" w14:textId="77777777" w:rsidR="00283210" w:rsidRPr="00283210" w:rsidRDefault="00283210" w:rsidP="002832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NAT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BE468BE" w14:textId="77777777" w:rsidR="00283210" w:rsidRPr="00283210" w:rsidRDefault="00283210" w:rsidP="002832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srcnat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493426E" w14:textId="77777777" w:rsidR="00283210" w:rsidRPr="00283210" w:rsidRDefault="00283210" w:rsidP="002832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Out Interface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= интерфейс с интернетом;</w:t>
      </w:r>
    </w:p>
    <w:p w14:paraId="20681DC0" w14:textId="77777777" w:rsidR="00283210" w:rsidRPr="00283210" w:rsidRDefault="00283210" w:rsidP="0028321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Action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Masquerade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554A138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Masquerade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это основное правило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NAT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для работы интернета на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15DC3EDF" w14:textId="7EF4E28C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35CE76C8" wp14:editId="4A8582B9">
            <wp:extent cx="3914775" cy="5562600"/>
            <wp:effectExtent l="0" t="0" r="9525" b="0"/>
            <wp:docPr id="21" name="Рисунок 21" descr="Настройка MikroTik, добавление правила N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Настройка MikroTik, добавление правила NA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AB28" w14:textId="53E1E9FF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4CAF9452" wp14:editId="146DD06F">
                <wp:extent cx="3943350" cy="2724150"/>
                <wp:effectExtent l="0" t="0" r="0" b="0"/>
                <wp:docPr id="20" name="Прямоугольник 20" descr="Mikrotik winbox настройка NAT scrnat masquera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43350" cy="272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832FFE" id="Прямоугольник 20" o:spid="_x0000_s1026" alt="Mikrotik winbox настройка NAT scrnat masquerade" style="width:310.5pt;height:21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5A06F59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правило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для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работы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интернета</w:t>
      </w:r>
    </w:p>
    <w:p w14:paraId="5807CC49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nat add action=masquerade chain=srcnat out-interface=ether1</w:t>
      </w:r>
    </w:p>
    <w:p w14:paraId="3E34FC17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lastRenderedPageBreak/>
        <w:t>Дополнение: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srcnat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 можно использовать ещё в ситуации, когда на исходящем порту несколько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адресов: провайдер выделил диапазон адресов на одном проводном подключении.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31" w:name="Nastroyka_WiFi"/>
      <w:bookmarkEnd w:id="31"/>
    </w:p>
    <w:p w14:paraId="11B7C398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Настройка WiFi на роутере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51D74B66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Рассмотрим ситуацию, когда у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имеется два WiFi модуля 2.4ГГц и 5ГГц. Такая конфигурация позволит одновременно работать в двух разных диапазонах. Для их включения нужно последовательно настроить каждый из них.</w:t>
      </w:r>
    </w:p>
    <w:p w14:paraId="4B747633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Первым делом нужно настроить конфигурацию безопасности. Если локальная сеть не содержит гостевой сети, можно отредактировать конфигурацию по умолчанию.</w:t>
      </w:r>
    </w:p>
    <w:p w14:paraId="4DE75CD1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Настройка пароля для WiFi в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MikroTik</w:t>
      </w:r>
      <w:proofErr w:type="spellEnd"/>
    </w:p>
    <w:p w14:paraId="3FE0930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Wireless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Security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Profiles</w:t>
      </w:r>
      <w:proofErr w:type="spellEnd"/>
    </w:p>
    <w:p w14:paraId="2575F406" w14:textId="77777777" w:rsidR="00283210" w:rsidRPr="00283210" w:rsidRDefault="00283210" w:rsidP="002832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Открыть профиль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default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 для установки пароля </w:t>
      </w:r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WiFi ;</w:t>
      </w:r>
      <w:proofErr w:type="gramEnd"/>
    </w:p>
    <w:p w14:paraId="391F5AA7" w14:textId="77777777" w:rsidR="00283210" w:rsidRPr="00283210" w:rsidRDefault="00283210" w:rsidP="002832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Mode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dynamic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keys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2E595A8" w14:textId="77777777" w:rsidR="00283210" w:rsidRPr="00283210" w:rsidRDefault="00283210" w:rsidP="002832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Authentication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Types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WPA2 PSK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CAB1178" w14:textId="77777777" w:rsidR="00283210" w:rsidRPr="00283210" w:rsidRDefault="00283210" w:rsidP="002832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Chiphers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aes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com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9C9EE5C" w14:textId="77777777" w:rsidR="00283210" w:rsidRPr="00283210" w:rsidRDefault="00283210" w:rsidP="0028321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WPA2 Pre-Shared Key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 –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пароль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для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WiFi.</w:t>
      </w:r>
    </w:p>
    <w:p w14:paraId="22C9E7A9" w14:textId="57180C31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06D9FA70" wp14:editId="4C93A46F">
            <wp:extent cx="5076825" cy="5467350"/>
            <wp:effectExtent l="0" t="0" r="9525" b="0"/>
            <wp:docPr id="19" name="Рисунок 19" descr="Настройка MikroTik, изменение пароля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Настройка MikroTik, изменение пароля WiFi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06A0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lastRenderedPageBreak/>
        <w:t>/interface wireless security-profiles</w:t>
      </w:r>
    </w:p>
    <w:p w14:paraId="591005DC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set [ find default=yes ] authentication-types=wpa2-psk eap-methods="" \</w:t>
      </w:r>
    </w:p>
    <w:p w14:paraId="56BDABAD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group-key-update=1h mode=dynamic-keys supplicant-identity=MikroTik \</w:t>
      </w:r>
    </w:p>
    <w:p w14:paraId="456FF51F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wpa2-pre-shared-key=12345678</w:t>
      </w:r>
    </w:p>
    <w:p w14:paraId="731B87F7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Настройка WiFi сети на частоте 2,4ГГц и 5ГГц</w:t>
      </w:r>
    </w:p>
    <w:p w14:paraId="023C098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Роутер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не будет блокировать настройку конфигурации WiFi если задать одно SSID имя. WiFi сигналы будут распространяться на абсолютно разных антеннах и в разных частотных диапазонах.</w:t>
      </w:r>
    </w:p>
    <w:p w14:paraId="5446C1E2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Настройки находятся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Wireless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WiFi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Interfaces</w:t>
      </w:r>
      <w:proofErr w:type="spellEnd"/>
    </w:p>
    <w:p w14:paraId="3988D146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Открыть WiFi интерфейс wlan1;</w:t>
      </w:r>
    </w:p>
    <w:p w14:paraId="50D13090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 режим работы точки доступа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Mode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bridge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440DEC1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Поддерживаемые стандарты WiFi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Band = 2Ghz-B/G/N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47AE4ECE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Ширину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канала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Channel Width =20/40Mhz Ce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;</w:t>
      </w:r>
    </w:p>
    <w:p w14:paraId="051213A0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Частоту WiFi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Frequency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auto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21878BFC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Имя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WiFi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сети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SSID = MikroTik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;</w:t>
      </w:r>
    </w:p>
    <w:p w14:paraId="6812187D" w14:textId="77777777" w:rsidR="00283210" w:rsidRPr="00283210" w:rsidRDefault="00283210" w:rsidP="0028321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Пароль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для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WiFi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Security Profile = default.</w:t>
      </w:r>
    </w:p>
    <w:p w14:paraId="19425A5D" w14:textId="77777777" w:rsidR="00283210" w:rsidRPr="00283210" w:rsidRDefault="00283210" w:rsidP="00283210">
      <w:pPr>
        <w:spacing w:line="240" w:lineRule="auto"/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 xml:space="preserve">Детальнее про выбор частоты </w:t>
      </w:r>
      <w:proofErr w:type="spellStart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>радиомодуля</w:t>
      </w:r>
      <w:proofErr w:type="spellEnd"/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 xml:space="preserve"> WiFi рассмотрено в инструкции “</w:t>
      </w:r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lang w:eastAsia="ru-RU"/>
        </w:rPr>
        <w:fldChar w:fldCharType="begin"/>
      </w:r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lang w:eastAsia="ru-RU"/>
        </w:rPr>
        <w:instrText xml:space="preserve"> HYPERLINK "https://xn----7sba7aachdbqfnhtigrl.xn--j1amh/vybor-kanalachastoty-wifi-dlya-routera-ili-tochki-dostupa-mikrotik/" </w:instrText>
      </w:r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lang w:eastAsia="ru-RU"/>
        </w:rPr>
        <w:fldChar w:fldCharType="separate"/>
      </w:r>
      <w:ins w:id="32" w:author="Unknown"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u w:val="single"/>
            <w:lang w:eastAsia="ru-RU"/>
          </w:rPr>
          <w:t xml:space="preserve">Выбор канала(частоты) WiFi для роутера или точки доступа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u w:val="single"/>
            <w:lang w:eastAsia="ru-RU"/>
          </w:rPr>
          <w:t>MikroTik</w:t>
        </w:r>
      </w:ins>
      <w:proofErr w:type="spellEnd"/>
      <w:r w:rsidRPr="00283210">
        <w:rPr>
          <w:rFonts w:ascii="Raleway" w:eastAsia="Times New Roman" w:hAnsi="Raleway" w:cs="Times New Roman"/>
          <w:b/>
          <w:bCs/>
          <w:color w:val="008080"/>
          <w:sz w:val="21"/>
          <w:szCs w:val="21"/>
          <w:lang w:eastAsia="ru-RU"/>
        </w:rPr>
        <w:fldChar w:fldCharType="end"/>
      </w:r>
      <w:r w:rsidRPr="00283210"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  <w:t> </w:t>
      </w:r>
      <w:r w:rsidRPr="00283210">
        <w:rPr>
          <w:rFonts w:ascii="Arial" w:eastAsia="Times New Roman" w:hAnsi="Arial" w:cs="Arial"/>
          <w:b/>
          <w:bCs/>
          <w:color w:val="FF0000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“</w:t>
      </w:r>
    </w:p>
    <w:p w14:paraId="21916B4B" w14:textId="31B6BFEB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mc:AlternateContent>
          <mc:Choice Requires="wps">
            <w:drawing>
              <wp:inline distT="0" distB="0" distL="0" distR="0" wp14:anchorId="73695CB2" wp14:editId="3CFF85A4">
                <wp:extent cx="5057775" cy="6267450"/>
                <wp:effectExtent l="0" t="0" r="0" b="0"/>
                <wp:docPr id="18" name="Прямоугольник 18" descr="Настройка MikroTik, WiFi 2,4ГГц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57775" cy="626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5034A1" id="Прямоугольник 18" o:spid="_x0000_s1026" alt="Настройка MikroTik, WiFi 2,4ГГц" style="width:398.25pt;height:4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" filled="f" stroked="f">
                <o:lock v:ext="edit" aspectratio="t"/>
                <w10:anchorlock/>
              </v:rect>
            </w:pict>
          </mc:Fallback>
        </mc:AlternateContent>
      </w:r>
    </w:p>
    <w:p w14:paraId="62CDD6FD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wireless</w:t>
      </w:r>
    </w:p>
    <w:p w14:paraId="0DBD9156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set [ find default-name=wlan1 ] band=2ghz-b/g/n channel-width=20/40mhz-Ce \</w:t>
      </w:r>
    </w:p>
    <w:p w14:paraId="3C7D5986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disabled=no distance=indoors frequency=auto mode=ap-bridge ssid=Mikrotik \</w:t>
      </w:r>
    </w:p>
    <w:p w14:paraId="2FE035E2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wireless-protocol=802.11</w:t>
      </w:r>
    </w:p>
    <w:p w14:paraId="477FEE87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Настройки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находятся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val="en-US" w:eastAsia="ru-RU"/>
        </w:rPr>
        <w:t>Wireless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val="en-US"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val="en-US" w:eastAsia="ru-RU"/>
        </w:rPr>
        <w:t>WiFi Interfaces</w:t>
      </w:r>
    </w:p>
    <w:p w14:paraId="11EE7934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Открыть WiFi интерфейс wlan1;</w:t>
      </w:r>
    </w:p>
    <w:p w14:paraId="04AC704C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 режим работы точки доступа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Mode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bridge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665CD41F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Поддерживаемые стандарты WiFi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Band = 5Ghz-A/N/AC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1242922A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Ширину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канала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Channel Width =20/40/80Mhz Ceee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;</w:t>
      </w:r>
    </w:p>
    <w:p w14:paraId="1EEE1420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Частоту WiFi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Frequency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auto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2E86D250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Имя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WiFi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сети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SSID = MikroTik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;</w:t>
      </w:r>
    </w:p>
    <w:p w14:paraId="053F13DE" w14:textId="77777777" w:rsidR="00283210" w:rsidRPr="00283210" w:rsidRDefault="00283210" w:rsidP="0028321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Пароль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для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WiFi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Security Profile = default.</w:t>
      </w:r>
    </w:p>
    <w:p w14:paraId="5FE9E617" w14:textId="21E29923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mc:AlternateContent>
          <mc:Choice Requires="wps">
            <w:drawing>
              <wp:inline distT="0" distB="0" distL="0" distR="0" wp14:anchorId="2C1619D8" wp14:editId="712B36CF">
                <wp:extent cx="5010150" cy="6591300"/>
                <wp:effectExtent l="0" t="0" r="0" b="0"/>
                <wp:docPr id="17" name="Прямоугольник 17" descr="Настройка MikroTik, WiFi 5ГГц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0150" cy="659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8F7D1" id="Прямоугольник 17" o:spid="_x0000_s1026" alt="Настройка MikroTik, WiFi 5ГГц" style="width:394.5pt;height:5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B2CF445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/interface wireless</w:t>
      </w:r>
    </w:p>
    <w:p w14:paraId="76A3D4D4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set [ find default-name=wlan2 ] band=5ghz-a/n/ac channel-width=\</w:t>
      </w:r>
    </w:p>
    <w:p w14:paraId="0628BA16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   20/40/80mhz-Ceee disabled=no frequency=auto mode=ap-bridge \</w:t>
      </w:r>
    </w:p>
    <w:p w14:paraId="63779536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security-profile</w:t>
      </w:r>
      <w:proofErr w:type="spellEnd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 xml:space="preserve">=profile1 </w:t>
      </w:r>
      <w:proofErr w:type="spellStart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ssid</w:t>
      </w:r>
      <w:proofErr w:type="spellEnd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=</w:t>
      </w:r>
      <w:proofErr w:type="spellStart"/>
      <w:r w:rsidRPr="00283210"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TopNet</w:t>
      </w:r>
      <w:proofErr w:type="spellEnd"/>
    </w:p>
    <w:p w14:paraId="7DA433C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Важно принимать факт нахождения WiFi интерфейса в составе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bridge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без этой настройки WiFi клиенты не смогут получит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ip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</w:t>
      </w: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адрес(</w:t>
      </w:r>
      <w:proofErr w:type="spellStart"/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dhcp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сервер настроен на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bridge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), взаимодействовать с локальной сетью и будут ограничены доступом в интернет.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33" w:name="Probros_portov"/>
      <w:bookmarkEnd w:id="33"/>
    </w:p>
    <w:p w14:paraId="1F640AA1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Проброс </w:t>
      </w:r>
      <w:proofErr w:type="gram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портов(</w:t>
      </w:r>
      <w:proofErr w:type="spellStart"/>
      <w:proofErr w:type="gram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port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forwarding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) в роутере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</w:p>
    <w:p w14:paraId="5BF87D28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proofErr w:type="gram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lastRenderedPageBreak/>
        <w:t>Проброс портов это</w:t>
      </w:r>
      <w:proofErr w:type="gram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популярная функция любого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, которая обеспечивает удаленный доступ к локальному ресурсу: VPN серверу, видеорегистратору, Web сайту и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тд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. Для настройки проброса порта в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следует добавить правило:</w:t>
      </w:r>
    </w:p>
    <w:p w14:paraId="66E649F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Firewall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NAT</w:t>
      </w:r>
      <w:proofErr w:type="spellEnd"/>
    </w:p>
    <w:p w14:paraId="2BB13C50" w14:textId="2602EA2A" w:rsidR="00283210" w:rsidRPr="00283210" w:rsidRDefault="00283210" w:rsidP="00283210">
      <w:pPr>
        <w:shd w:val="clear" w:color="auto" w:fill="F5F5F5"/>
        <w:spacing w:after="300" w:line="240" w:lineRule="auto"/>
        <w:jc w:val="center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66EA2CA3" wp14:editId="19748444">
                <wp:extent cx="609600" cy="609600"/>
                <wp:effectExtent l="0" t="0" r="0" b="0"/>
                <wp:docPr id="16" name="Прямоугольник 16" descr="Понравилась статья, отблагодари автора, посмотри рекламу. Спасиб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54AC2" id="Прямоугольник 16" o:spid="_x0000_s1026" alt="Понравилась статья, отблагодари автора, посмотри рекламу. Спасибо" style="width:48pt;height: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" filled="f" stroked="f">
                <o:lock v:ext="edit" aspectratio="t"/>
                <w10:anchorlock/>
              </v:rect>
            </w:pict>
          </mc:Fallback>
        </mc:AlternateContent>
      </w:r>
      <w:r w:rsidRPr="00283210">
        <w:rPr>
          <w:rFonts w:ascii="Raleway" w:eastAsia="Times New Roman" w:hAnsi="Raleway" w:cs="Times New Roman"/>
          <w:b/>
          <w:bCs/>
          <w:color w:val="333333"/>
          <w:sz w:val="24"/>
          <w:szCs w:val="24"/>
          <w:lang w:eastAsia="ru-RU"/>
        </w:rPr>
        <w:t>Поддержи автора статьи, сделай клик по рекламе </w:t>
      </w:r>
      <w:r w:rsidRPr="00283210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↓↓↓</w:t>
      </w:r>
    </w:p>
    <w:p w14:paraId="496394E4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 NAT;</w:t>
      </w:r>
    </w:p>
    <w:p w14:paraId="0C53C1C7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dstnat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43DA5B2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Dst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 Address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 = внешний адрес роутера </w:t>
      </w:r>
      <w:proofErr w:type="spell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4C0A4C32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Protocol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tcp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4219EC49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Dst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 Port = 80,443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78A895A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In. Interface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 = интерфейс с </w:t>
      </w:r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интернет провайдером</w:t>
      </w:r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18C443EC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Action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dst-nat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C6E82E3" w14:textId="77777777" w:rsidR="00283210" w:rsidRPr="00283210" w:rsidRDefault="00283210" w:rsidP="002832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To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Addresses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= IP адрес во внутренней сети.</w:t>
      </w:r>
    </w:p>
    <w:p w14:paraId="76A0033F" w14:textId="77777777" w:rsidR="00283210" w:rsidRPr="00283210" w:rsidRDefault="00283210" w:rsidP="00283210">
      <w:pPr>
        <w:numPr>
          <w:ilvl w:val="0"/>
          <w:numId w:val="3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Цепочка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dstnat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весь входящий трафик;</w:t>
      </w:r>
    </w:p>
    <w:p w14:paraId="73A97E58" w14:textId="77777777" w:rsidR="00283210" w:rsidRPr="00283210" w:rsidRDefault="00283210" w:rsidP="00283210">
      <w:pPr>
        <w:numPr>
          <w:ilvl w:val="0"/>
          <w:numId w:val="34"/>
        </w:numPr>
        <w:shd w:val="clear" w:color="auto" w:fill="F5F5F5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To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Ports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– можно не заполнять, если их значения совпадают с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Dst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. Port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</w:p>
    <w:p w14:paraId="4860FCEA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В данном примере рассмотрен проброс портов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http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и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https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для WEB сервера, который находится в локальной сети.</w:t>
      </w:r>
    </w:p>
    <w:p w14:paraId="4BD37C17" w14:textId="32241175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40BF59C2" wp14:editId="79AE634A">
            <wp:extent cx="3638550" cy="5600700"/>
            <wp:effectExtent l="0" t="0" r="0" b="0"/>
            <wp:docPr id="15" name="Рисунок 15" descr="Настройка MikroTik, проброс портов dstn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Настройка MikroTik, проброс портов dstna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6B74" w14:textId="6BFE8690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07E33A93" wp14:editId="09DC859D">
            <wp:extent cx="3609975" cy="3057525"/>
            <wp:effectExtent l="0" t="0" r="9525" b="9525"/>
            <wp:docPr id="14" name="Рисунок 14" descr="Настройка MikroTik, port forwar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Настройка MikroTik, port forwardi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069A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nat add action=dst-nat chain=dstnat dst-address=10.10.10.52 dst-port=80,443 \</w:t>
      </w:r>
    </w:p>
    <w:p w14:paraId="0DE10409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in-interface=ether1 protocol=tcp to-addresses=192.168.0.2</w:t>
      </w:r>
    </w:p>
    <w:p w14:paraId="0C6488B1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</w:pPr>
      <w:bookmarkStart w:id="34" w:name="Nastroyka_FireWall"/>
      <w:bookmarkEnd w:id="34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lastRenderedPageBreak/>
        <w:t>Настройка</w:t>
      </w: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val="en-US" w:eastAsia="ru-RU"/>
        </w:rPr>
        <w:t xml:space="preserve"> Mikrotik FireWall</w:t>
      </w:r>
    </w:p>
    <w:p w14:paraId="07DCA35B" w14:textId="77777777" w:rsidR="00283210" w:rsidRPr="00283210" w:rsidRDefault="00283210" w:rsidP="00283210">
      <w:pPr>
        <w:spacing w:line="240" w:lineRule="auto"/>
        <w:rPr>
          <w:rFonts w:ascii="Raleway" w:eastAsia="Times New Roman" w:hAnsi="Raleway" w:cs="Times New Roman"/>
          <w:color w:val="5E7F96"/>
          <w:sz w:val="21"/>
          <w:szCs w:val="21"/>
          <w:lang w:val="en-US" w:eastAsia="ru-RU"/>
        </w:rPr>
      </w:pPr>
      <w:hyperlink r:id="rId41" w:history="1"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Защита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val="en-US" w:eastAsia="ru-RU"/>
          </w:rPr>
          <w:t xml:space="preserve"> 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роутера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val="en-US" w:eastAsia="ru-RU"/>
          </w:rPr>
          <w:t xml:space="preserve"> MikroTik, 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базовые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val="en-US" w:eastAsia="ru-RU"/>
          </w:rPr>
          <w:t xml:space="preserve"> 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правила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val="en-US" w:eastAsia="ru-RU"/>
          </w:rPr>
          <w:t xml:space="preserve"> 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по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val="en-US" w:eastAsia="ru-RU"/>
          </w:rPr>
          <w:t xml:space="preserve"> 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настройке</w:t>
        </w:r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val="en-US" w:eastAsia="ru-RU"/>
          </w:rPr>
          <w:t xml:space="preserve"> Firewall</w:t>
        </w:r>
      </w:hyperlink>
      <w:r w:rsidRPr="00283210">
        <w:rPr>
          <w:rFonts w:ascii="Raleway" w:eastAsia="Times New Roman" w:hAnsi="Raleway" w:cs="Times New Roman"/>
          <w:b/>
          <w:bCs/>
          <w:color w:val="000000"/>
          <w:sz w:val="21"/>
          <w:szCs w:val="21"/>
          <w:lang w:val="en-US" w:eastAsia="ru-RU"/>
        </w:rPr>
        <w:t> </w:t>
      </w:r>
      <w:r w:rsidRPr="00283210">
        <w:rPr>
          <w:rFonts w:ascii="Arial" w:eastAsia="Times New Roman" w:hAnsi="Arial" w:cs="Arial"/>
          <w:b/>
          <w:bCs/>
          <w:color w:val="FF0000"/>
          <w:sz w:val="21"/>
          <w:szCs w:val="21"/>
          <w:lang w:val="en-US" w:eastAsia="ru-RU"/>
        </w:rPr>
        <w:t>→</w:t>
      </w:r>
    </w:p>
    <w:p w14:paraId="36737E40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Firewall в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является одним из самых важных компонентов на текущий момент. Неправильно настроенный Firewall может привести к ограниченному доступу к роутеру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а его отсутствие поставит под угрозу всю сетевую инфраструктуру.</w:t>
      </w:r>
    </w:p>
    <w:p w14:paraId="07BF2CD4" w14:textId="77777777" w:rsidR="00283210" w:rsidRPr="00283210" w:rsidRDefault="00283210" w:rsidP="00283210">
      <w:pPr>
        <w:spacing w:line="240" w:lineRule="auto"/>
        <w:rPr>
          <w:rFonts w:ascii="Raleway" w:eastAsia="Times New Roman" w:hAnsi="Raleway" w:cs="Times New Roman"/>
          <w:color w:val="5E7F96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Специалисты </w:t>
      </w:r>
      <w:hyperlink r:id="rId42" w:history="1"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u w:val="single"/>
            <w:lang w:eastAsia="ru-RU"/>
          </w:rPr>
          <w:t>Настройка-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008080"/>
            <w:sz w:val="21"/>
            <w:szCs w:val="21"/>
            <w:u w:val="single"/>
            <w:lang w:eastAsia="ru-RU"/>
          </w:rPr>
          <w:t>Микротик.Укр</w:t>
        </w:r>
        <w:proofErr w:type="spellEnd"/>
      </w:hyperlink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 настоятельно рекомендуют не пренебрегать </w:t>
      </w:r>
      <w:r w:rsidRPr="00283210">
        <w:rPr>
          <w:rFonts w:ascii="Raleway" w:eastAsia="Times New Roman" w:hAnsi="Raleway" w:cs="Times New Roman"/>
          <w:b/>
          <w:bCs/>
          <w:color w:val="FF0000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 xml:space="preserve">-ом роутера </w:t>
      </w:r>
      <w:proofErr w:type="spellStart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000000"/>
          <w:sz w:val="21"/>
          <w:szCs w:val="21"/>
          <w:lang w:eastAsia="ru-RU"/>
        </w:rPr>
        <w:t>, при настройке ИТ инфраструктуры</w:t>
      </w:r>
    </w:p>
    <w:p w14:paraId="4C2770BF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IP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Firewall</w:t>
      </w:r>
      <w:proofErr w:type="spellEnd"/>
    </w:p>
    <w:p w14:paraId="201D1DEA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Разрешение для уже установленных соединений</w:t>
      </w:r>
    </w:p>
    <w:p w14:paraId="18115B46" w14:textId="77777777" w:rsidR="00283210" w:rsidRPr="00283210" w:rsidRDefault="00283210" w:rsidP="002832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6CE747EC" w14:textId="77777777" w:rsidR="00283210" w:rsidRPr="00283210" w:rsidRDefault="00283210" w:rsidP="002832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forward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FBF0B1D" w14:textId="77777777" w:rsidR="00283210" w:rsidRPr="00283210" w:rsidRDefault="00283210" w:rsidP="002832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Connection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state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established,related</w:t>
      </w:r>
      <w:proofErr w:type="spellEnd"/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5F1A4468" w14:textId="77777777" w:rsidR="00283210" w:rsidRPr="00283210" w:rsidRDefault="00283210" w:rsidP="0028321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Action=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accept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0DBF20C7" w14:textId="6B3211A3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34ADDBD" wp14:editId="69688E90">
            <wp:extent cx="6496050" cy="6391275"/>
            <wp:effectExtent l="0" t="0" r="0" b="9525"/>
            <wp:docPr id="13" name="Рисунок 13" descr="Настройка FireWall на MikroTik, правило established-re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Настройка FireWall на MikroTik, правило established-rel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215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lastRenderedPageBreak/>
        <w:t>/ip firewall filter add action=accept chain=forward connection-state=established,related</w:t>
      </w:r>
    </w:p>
    <w:p w14:paraId="0E612FDF" w14:textId="77777777" w:rsidR="00283210" w:rsidRPr="00283210" w:rsidRDefault="00283210" w:rsidP="002832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41763E13" w14:textId="77777777" w:rsidR="00283210" w:rsidRPr="00283210" w:rsidRDefault="00283210" w:rsidP="002832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input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038445A" w14:textId="77777777" w:rsidR="00283210" w:rsidRPr="00283210" w:rsidRDefault="00283210" w:rsidP="002832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Connection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state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established,related</w:t>
      </w:r>
      <w:proofErr w:type="spellEnd"/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9A32EA7" w14:textId="77777777" w:rsidR="00283210" w:rsidRPr="00283210" w:rsidRDefault="00283210" w:rsidP="0028321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Action=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accept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44417D2E" w14:textId="34E503AE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A29684F" wp14:editId="2E2AA412">
                <wp:extent cx="6448425" cy="6505575"/>
                <wp:effectExtent l="0" t="0" r="0" b="0"/>
                <wp:docPr id="12" name="Прямоугольник 12" descr="Настройка FireWall на MikroTik, правило input established-rel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448425" cy="650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9181B" id="Прямоугольник 12" o:spid="_x0000_s1026" alt="Настройка FireWall на MikroTik, правило input established-related" style="width:507.75pt;height:51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" filled="f" stroked="f">
                <o:lock v:ext="edit" aspectratio="t"/>
                <w10:anchorlock/>
              </v:rect>
            </w:pict>
          </mc:Fallback>
        </mc:AlternateContent>
      </w:r>
    </w:p>
    <w:p w14:paraId="1F6C369D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filter add action=accept chain=in connection-state=established,related</w:t>
      </w:r>
    </w:p>
    <w:p w14:paraId="1577E3E7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Доверительные правила для локальной сети</w:t>
      </w:r>
    </w:p>
    <w:p w14:paraId="336ED79B" w14:textId="77777777" w:rsidR="00283210" w:rsidRPr="00283210" w:rsidRDefault="00283210" w:rsidP="002832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E52221C" w14:textId="77777777" w:rsidR="00283210" w:rsidRPr="00283210" w:rsidRDefault="00283210" w:rsidP="002832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input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6FF36CFA" w14:textId="77777777" w:rsidR="00283210" w:rsidRPr="00283210" w:rsidRDefault="00283210" w:rsidP="002832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 значение LAN интерфейса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In. Interface = bridge1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68A8A6BB" w14:textId="77777777" w:rsidR="00283210" w:rsidRPr="00283210" w:rsidRDefault="00283210" w:rsidP="0028321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Action=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accept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29115423" w14:textId="6AC21DC8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019397F0" wp14:editId="041668E0">
            <wp:extent cx="6543675" cy="3390900"/>
            <wp:effectExtent l="0" t="0" r="9525" b="0"/>
            <wp:docPr id="11" name="Рисунок 11" descr="Настройка Firewall в MikroTik, доверие локаль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Настройка Firewall в MikroTik, доверие локальной сети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9464" w14:textId="77777777" w:rsidR="00283210" w:rsidRPr="00283210" w:rsidRDefault="00283210" w:rsidP="002832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54AA735A" w14:textId="77777777" w:rsidR="00283210" w:rsidRPr="00283210" w:rsidRDefault="00283210" w:rsidP="002832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forward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2A183849" w14:textId="77777777" w:rsidR="00283210" w:rsidRPr="00283210" w:rsidRDefault="00283210" w:rsidP="002832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 значение LAN интерфейса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In. Interface = bridge1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E341445" w14:textId="77777777" w:rsidR="00283210" w:rsidRPr="00283210" w:rsidRDefault="00283210" w:rsidP="00283210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Action=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accept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2EFA8D69" w14:textId="7C6EB491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1638819F" wp14:editId="536C4A64">
            <wp:extent cx="6534150" cy="3276600"/>
            <wp:effectExtent l="0" t="0" r="0" b="0"/>
            <wp:docPr id="10" name="Рисунок 10" descr="Настройка Firewall в MikroTik, разрешения для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Настройка Firewall в MikroTik, разрешения для LA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AFD0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filter</w:t>
      </w:r>
    </w:p>
    <w:p w14:paraId="3DD8A105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add action=accept chain=input in-interface=bridge1</w:t>
      </w:r>
    </w:p>
    <w:p w14:paraId="3AA60A3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add action=accept chain=forward in-interface=bridge1</w:t>
      </w:r>
    </w:p>
    <w:p w14:paraId="0EE2D22D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Разрешить ICMP запросы с WAN интерфейсов</w:t>
      </w:r>
    </w:p>
    <w:p w14:paraId="2EA5B4EE" w14:textId="1312911B" w:rsidR="00283210" w:rsidRPr="00283210" w:rsidRDefault="00283210" w:rsidP="00283210">
      <w:pPr>
        <w:shd w:val="clear" w:color="auto" w:fill="F5F5F5"/>
        <w:spacing w:after="300" w:line="240" w:lineRule="auto"/>
        <w:jc w:val="center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0D1636B" wp14:editId="15D7CE50">
            <wp:extent cx="609600" cy="609600"/>
            <wp:effectExtent l="0" t="0" r="0" b="0"/>
            <wp:docPr id="9" name="Рисунок 9" descr="Понравилась статья, отблагодари автора, посмотри рекламу. Спасиб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Понравилась статья, отблагодари автора, посмотри рекламу. Спасиб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210">
        <w:rPr>
          <w:rFonts w:ascii="Raleway" w:eastAsia="Times New Roman" w:hAnsi="Raleway" w:cs="Times New Roman"/>
          <w:b/>
          <w:bCs/>
          <w:color w:val="333333"/>
          <w:sz w:val="24"/>
          <w:szCs w:val="24"/>
          <w:lang w:eastAsia="ru-RU"/>
        </w:rPr>
        <w:t>Поддержи автора статьи, сделай клик по рекламе </w:t>
      </w:r>
      <w:r w:rsidRPr="00283210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↓↓↓</w:t>
      </w:r>
    </w:p>
    <w:p w14:paraId="261AEB39" w14:textId="77777777" w:rsidR="00283210" w:rsidRPr="00283210" w:rsidRDefault="00283210" w:rsidP="002832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71BEBE99" w14:textId="77777777" w:rsidR="00283210" w:rsidRPr="00283210" w:rsidRDefault="00283210" w:rsidP="002832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input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DA2EC11" w14:textId="77777777" w:rsidR="00283210" w:rsidRPr="00283210" w:rsidRDefault="00283210" w:rsidP="002832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Protocol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icmp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2E472503" w14:textId="77777777" w:rsidR="00283210" w:rsidRPr="00283210" w:rsidRDefault="00283210" w:rsidP="002832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In. Interface = 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Интернет интерфейс;</w:t>
      </w:r>
    </w:p>
    <w:p w14:paraId="7A63BFF3" w14:textId="77777777" w:rsidR="00283210" w:rsidRPr="00283210" w:rsidRDefault="00283210" w:rsidP="002832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Action=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accept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5FC7C1A4" w14:textId="6004E58E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4BDFB6C1" wp14:editId="470D305B">
            <wp:extent cx="6515100" cy="3324225"/>
            <wp:effectExtent l="0" t="0" r="0" b="9525"/>
            <wp:docPr id="8" name="Рисунок 8" descr="Настройка Firewall в MikroTik, разрешить 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Настройка Firewall в MikroTik, разрешить PI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8DDE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filter add action=accept chain=in protocol=icmp in-interface=pppoe-out1</w:t>
      </w:r>
    </w:p>
    <w:p w14:paraId="32BB3698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Удалить все входящие пакеты с WAN интерфейсов</w:t>
      </w:r>
    </w:p>
    <w:p w14:paraId="532A40DB" w14:textId="77777777" w:rsidR="00283210" w:rsidRPr="00283210" w:rsidRDefault="00283210" w:rsidP="0028321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 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1706F105" w14:textId="77777777" w:rsidR="00283210" w:rsidRPr="00283210" w:rsidRDefault="00283210" w:rsidP="0028321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input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0591008" w14:textId="77777777" w:rsidR="00283210" w:rsidRPr="00283210" w:rsidRDefault="00283210" w:rsidP="0028321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In. Interface = 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Интернет интерфейс;</w:t>
      </w:r>
    </w:p>
    <w:p w14:paraId="73C8B3C2" w14:textId="77777777" w:rsidR="00283210" w:rsidRPr="00283210" w:rsidRDefault="00283210" w:rsidP="0028321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Action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drop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75A503CC" w14:textId="7D09DBFD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mc:AlternateContent>
          <mc:Choice Requires="wps">
            <w:drawing>
              <wp:inline distT="0" distB="0" distL="0" distR="0" wp14:anchorId="6072F91E" wp14:editId="62DE1649">
                <wp:extent cx="6524625" cy="3314700"/>
                <wp:effectExtent l="0" t="0" r="0" b="0"/>
                <wp:docPr id="7" name="Прямоугольник 7" descr="Настройка Firewall в MikroTik, удалить WAN запросы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24625" cy="331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4B552" id="Прямоугольник 7" o:spid="_x0000_s1026" alt="Настройка Firewall в MikroTik, удалить WAN запросы" style="width:513.75pt;height:26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" filled="f" stroked="f">
                <o:lock v:ext="edit" aspectratio="t"/>
                <w10:anchorlock/>
              </v:rect>
            </w:pict>
          </mc:Fallback>
        </mc:AlternateContent>
      </w:r>
    </w:p>
    <w:p w14:paraId="568FAE1B" w14:textId="35AA0F18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35CBE4BE" wp14:editId="34FBA9B3">
            <wp:extent cx="6505575" cy="3848100"/>
            <wp:effectExtent l="0" t="0" r="9525" b="0"/>
            <wp:docPr id="6" name="Рисунок 6" descr="Настройка Mikrotik winbox, правило firewall d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Настройка Mikrotik winbox, правило firewall dro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2B88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filter add action=drop chain=input in-interface=pppoe-out1</w:t>
      </w:r>
    </w:p>
    <w:p w14:paraId="50EDE58F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Удалить все пакеты в состоянии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invalid</w:t>
      </w:r>
      <w:proofErr w:type="spellEnd"/>
    </w:p>
    <w:p w14:paraId="518C8108" w14:textId="77777777" w:rsidR="00283210" w:rsidRPr="00283210" w:rsidRDefault="00283210" w:rsidP="0028321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163EE0D5" w14:textId="77777777" w:rsidR="00283210" w:rsidRPr="00283210" w:rsidRDefault="00283210" w:rsidP="0028321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forward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05440574" w14:textId="77777777" w:rsidR="00283210" w:rsidRPr="00283210" w:rsidRDefault="00283210" w:rsidP="0028321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Connection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state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invalid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;</w:t>
      </w:r>
    </w:p>
    <w:p w14:paraId="1D91DDDA" w14:textId="77777777" w:rsidR="00283210" w:rsidRPr="00283210" w:rsidRDefault="00283210" w:rsidP="0028321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Action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drop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7FF8BC33" w14:textId="331E6078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6A1315A0" wp14:editId="3A42E37F">
            <wp:extent cx="6486525" cy="6724650"/>
            <wp:effectExtent l="0" t="0" r="9525" b="0"/>
            <wp:docPr id="5" name="Рисунок 5" descr="Настройка FireWall на MikroTik, правило drop forward inva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Настройка FireWall на MikroTik, правило drop forward invali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DFBA" w14:textId="49335FBE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79319BB3" wp14:editId="6F5273DA">
            <wp:extent cx="6505575" cy="3848100"/>
            <wp:effectExtent l="0" t="0" r="9525" b="0"/>
            <wp:docPr id="4" name="Рисунок 4" descr="Настройка Mikrotik winbox, правило firewall d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Настройка Mikrotik winbox, правило firewall dro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84F6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filter add action=drop chain=forward connection-state=invalid</w:t>
      </w:r>
    </w:p>
    <w:p w14:paraId="6378B984" w14:textId="77777777" w:rsidR="00283210" w:rsidRPr="00283210" w:rsidRDefault="00283210" w:rsidP="0028321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+ и добавить новое правило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Firewall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2971E93A" w14:textId="77777777" w:rsidR="00283210" w:rsidRPr="00283210" w:rsidRDefault="00283210" w:rsidP="0028321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Выбрать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Chain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input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120D1B9B" w14:textId="77777777" w:rsidR="00283210" w:rsidRPr="00283210" w:rsidRDefault="00283210" w:rsidP="0028321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Connection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state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invalid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;</w:t>
      </w:r>
    </w:p>
    <w:p w14:paraId="1BE8D25E" w14:textId="77777777" w:rsidR="00283210" w:rsidRPr="00283210" w:rsidRDefault="00283210" w:rsidP="0028321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Action = 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drop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4DDB1772" w14:textId="03E218BE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7F2F168A" wp14:editId="52759501">
            <wp:extent cx="6496050" cy="6581775"/>
            <wp:effectExtent l="0" t="0" r="0" b="9525"/>
            <wp:docPr id="3" name="Рисунок 3" descr="Настройка FireWall на MikroTik, правило drop input inva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Настройка FireWall на MikroTik, правило drop input invali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4C33" w14:textId="44AB9A59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4C80975B" wp14:editId="0833C224">
            <wp:extent cx="6505575" cy="3848100"/>
            <wp:effectExtent l="0" t="0" r="9525" b="0"/>
            <wp:docPr id="2" name="Рисунок 2" descr="Настройка Mikrotik winbox, правило firewall d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Настройка Mikrotik winbox, правило firewall dro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2DEC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/ip firewall filter add action=drop chain=input connection-state=invalid</w:t>
      </w:r>
    </w:p>
    <w:p w14:paraId="57DD9811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С расширенной версией по настройке Firewall в роутере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можно ознакомиться в статье </w:t>
      </w:r>
      <w:hyperlink r:id="rId50" w:history="1"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 xml:space="preserve">Настройка Firewall в </w:t>
        </w:r>
        <w:proofErr w:type="spellStart"/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MikroTik</w:t>
        </w:r>
        <w:proofErr w:type="spellEnd"/>
        <w:r w:rsidRPr="00283210">
          <w:rPr>
            <w:rFonts w:ascii="Raleway" w:eastAsia="Times New Roman" w:hAnsi="Raleway" w:cs="Times New Roman"/>
            <w:b/>
            <w:bCs/>
            <w:color w:val="333333"/>
            <w:sz w:val="21"/>
            <w:szCs w:val="21"/>
            <w:u w:val="single"/>
            <w:lang w:eastAsia="ru-RU"/>
          </w:rPr>
          <w:t>, защита от DDOS атаки</w:t>
        </w:r>
      </w:hyperlink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.</w:t>
      </w: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br/>
      </w:r>
      <w:bookmarkStart w:id="35" w:name="Sbros-MikroTik-do-zavodskih-nastroek-har"/>
      <w:bookmarkEnd w:id="35"/>
    </w:p>
    <w:p w14:paraId="6B1F9C37" w14:textId="77777777" w:rsidR="00283210" w:rsidRPr="00283210" w:rsidRDefault="00283210" w:rsidP="00283210">
      <w:pPr>
        <w:shd w:val="clear" w:color="auto" w:fill="F5F5F5"/>
        <w:spacing w:before="150" w:after="150" w:line="240" w:lineRule="auto"/>
        <w:jc w:val="center"/>
        <w:outlineLvl w:val="1"/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</w:pPr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Сброс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MikroTik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до заводских настроек,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hard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 xml:space="preserve">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45"/>
          <w:szCs w:val="45"/>
          <w:lang w:eastAsia="ru-RU"/>
        </w:rPr>
        <w:t>reset</w:t>
      </w:r>
      <w:proofErr w:type="spellEnd"/>
    </w:p>
    <w:p w14:paraId="36B8D43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Если по каким-то причинам необходимо сбросить роутер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 до заводских настроек, это можно выполнить двумя методами:</w:t>
      </w:r>
    </w:p>
    <w:p w14:paraId="6BB2A4C9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Reset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 через </w:t>
      </w: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Winbox</w:t>
      </w:r>
      <w:proofErr w:type="spellEnd"/>
    </w:p>
    <w:p w14:paraId="3F68AC8E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Настройка находится в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System</w:t>
      </w:r>
      <w:r w:rsidRPr="00283210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→</w:t>
      </w:r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Reset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 xml:space="preserve"> Configuration</w:t>
      </w:r>
    </w:p>
    <w:p w14:paraId="2DB08F0A" w14:textId="77777777" w:rsidR="00283210" w:rsidRPr="00283210" w:rsidRDefault="00283210" w:rsidP="0028321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Установить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 xml:space="preserve"> 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переключатели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No Default Configuration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 </w:t>
      </w:r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val="en-US" w:eastAsia="ru-RU"/>
        </w:rPr>
        <w:t>Do Not Backup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val="en-US" w:eastAsia="ru-RU"/>
        </w:rPr>
        <w:t>;</w:t>
      </w:r>
    </w:p>
    <w:p w14:paraId="696C4919" w14:textId="77777777" w:rsidR="00283210" w:rsidRPr="00283210" w:rsidRDefault="00283210" w:rsidP="0028321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кнопку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Reset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 xml:space="preserve"> Configuration</w:t>
      </w: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.</w:t>
      </w:r>
    </w:p>
    <w:p w14:paraId="7A3D3572" w14:textId="5CADE7C4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 wp14:anchorId="7C3B5532" wp14:editId="0CBA286F">
            <wp:extent cx="3524250" cy="1343025"/>
            <wp:effectExtent l="0" t="0" r="0" b="9525"/>
            <wp:docPr id="1" name="Рисунок 1" descr="Настройка MikroTik Cap AC, сброс до заводских настро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Настройка MikroTik Cap AC, сброс до заводских настроек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4FCD" w14:textId="77777777" w:rsidR="00283210" w:rsidRPr="00283210" w:rsidRDefault="00283210" w:rsidP="0028321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28321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/system reset-configuration no-defaults=yes skip-backup=yes</w:t>
      </w:r>
    </w:p>
    <w:p w14:paraId="205A28D7" w14:textId="77777777" w:rsidR="00283210" w:rsidRPr="00283210" w:rsidRDefault="00283210" w:rsidP="00283210">
      <w:pPr>
        <w:shd w:val="clear" w:color="auto" w:fill="F5F5F5"/>
        <w:spacing w:before="150" w:line="326" w:lineRule="atLeast"/>
        <w:outlineLvl w:val="2"/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</w:pPr>
      <w:proofErr w:type="spellStart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>Reset</w:t>
      </w:r>
      <w:proofErr w:type="spellEnd"/>
      <w:r w:rsidRPr="00283210">
        <w:rPr>
          <w:rFonts w:ascii="inherit" w:eastAsia="Times New Roman" w:hAnsi="inherit" w:cs="Times New Roman"/>
          <w:b/>
          <w:bCs/>
          <w:color w:val="323232"/>
          <w:spacing w:val="-6"/>
          <w:sz w:val="38"/>
          <w:szCs w:val="38"/>
          <w:lang w:eastAsia="ru-RU"/>
        </w:rPr>
        <w:t xml:space="preserve"> через кнопку RESET</w:t>
      </w:r>
    </w:p>
    <w:p w14:paraId="3DDD90E1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lastRenderedPageBreak/>
        <w:t>На задней панели расположена кнопка RESET</w:t>
      </w:r>
    </w:p>
    <w:p w14:paraId="780BDA3B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</w:p>
    <w:p w14:paraId="79C0091C" w14:textId="77777777" w:rsidR="00283210" w:rsidRPr="00283210" w:rsidRDefault="00283210" w:rsidP="00283210">
      <w:pPr>
        <w:shd w:val="clear" w:color="auto" w:fill="F5F5F5"/>
        <w:spacing w:after="300"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Необходимо последовательно совершить действия:</w:t>
      </w:r>
    </w:p>
    <w:p w14:paraId="572A64CA" w14:textId="77777777" w:rsidR="00283210" w:rsidRPr="00283210" w:rsidRDefault="00283210" w:rsidP="002832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Отключить питание роутера;</w:t>
      </w:r>
    </w:p>
    <w:p w14:paraId="10698FB3" w14:textId="77777777" w:rsidR="00283210" w:rsidRPr="00283210" w:rsidRDefault="00283210" w:rsidP="002832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Нажать и держать кнопку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Reset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;</w:t>
      </w:r>
    </w:p>
    <w:p w14:paraId="3CBA723C" w14:textId="77777777" w:rsidR="00283210" w:rsidRPr="00283210" w:rsidRDefault="00283210" w:rsidP="002832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Включить питание </w:t>
      </w:r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роутера(</w:t>
      </w:r>
      <w:proofErr w:type="spellStart"/>
      <w:proofErr w:type="gram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Reset</w:t>
      </w:r>
      <w:proofErr w:type="spell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 нажат);</w:t>
      </w:r>
    </w:p>
    <w:p w14:paraId="57BD4814" w14:textId="77777777" w:rsidR="00283210" w:rsidRPr="00283210" w:rsidRDefault="00283210" w:rsidP="002832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 xml:space="preserve">Подождать 5-6сек., в этот момент должен замигать какой-то </w:t>
      </w:r>
      <w:proofErr w:type="gramStart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индикатор(</w:t>
      </w:r>
      <w:proofErr w:type="gramEnd"/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ACT|SYS| или другой);</w:t>
      </w:r>
    </w:p>
    <w:p w14:paraId="138310C5" w14:textId="77777777" w:rsidR="00283210" w:rsidRPr="00283210" w:rsidRDefault="00283210" w:rsidP="002832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085B61"/>
          <w:sz w:val="21"/>
          <w:szCs w:val="21"/>
          <w:lang w:eastAsia="ru-RU"/>
        </w:rPr>
        <w:t>Как только замигал индикатор. отпустить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Reset</w:t>
      </w:r>
      <w:proofErr w:type="spellEnd"/>
      <w:r w:rsidRPr="00283210">
        <w:rPr>
          <w:rFonts w:ascii="Raleway" w:eastAsia="Times New Roman" w:hAnsi="Raleway" w:cs="Times New Roman"/>
          <w:b/>
          <w:bCs/>
          <w:color w:val="085B61"/>
          <w:sz w:val="21"/>
          <w:szCs w:val="21"/>
          <w:lang w:eastAsia="ru-RU"/>
        </w:rPr>
        <w:t>.</w:t>
      </w:r>
    </w:p>
    <w:p w14:paraId="2626FF74" w14:textId="77777777" w:rsidR="00283210" w:rsidRPr="00283210" w:rsidRDefault="00283210" w:rsidP="00283210">
      <w:pPr>
        <w:shd w:val="clear" w:color="auto" w:fill="F5F5F5"/>
        <w:spacing w:line="240" w:lineRule="auto"/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</w:pPr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 xml:space="preserve">После сброса роутера </w:t>
      </w:r>
      <w:proofErr w:type="spellStart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MikroTik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, доступ к его настройкам будет осуществляться со стандартным именем пользователя </w:t>
      </w:r>
      <w:proofErr w:type="spellStart"/>
      <w:r w:rsidRPr="00283210">
        <w:rPr>
          <w:rFonts w:ascii="Raleway" w:eastAsia="Times New Roman" w:hAnsi="Raleway" w:cs="Times New Roman"/>
          <w:b/>
          <w:bCs/>
          <w:color w:val="333333"/>
          <w:sz w:val="21"/>
          <w:szCs w:val="21"/>
          <w:lang w:eastAsia="ru-RU"/>
        </w:rPr>
        <w:t>admin</w:t>
      </w:r>
      <w:proofErr w:type="spellEnd"/>
      <w:r w:rsidRPr="00283210">
        <w:rPr>
          <w:rFonts w:ascii="Raleway" w:eastAsia="Times New Roman" w:hAnsi="Raleway" w:cs="Times New Roman"/>
          <w:color w:val="333333"/>
          <w:sz w:val="21"/>
          <w:szCs w:val="21"/>
          <w:lang w:eastAsia="ru-RU"/>
        </w:rPr>
        <w:t> и без пароля.</w:t>
      </w:r>
    </w:p>
    <w:p w14:paraId="571EE772" w14:textId="77777777" w:rsidR="003D4DC8" w:rsidRDefault="003D4DC8"/>
    <w:sectPr w:rsidR="003D4DC8" w:rsidSect="002832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aleway">
    <w:panose1 w:val="020B0503030101060003"/>
    <w:charset w:val="CC"/>
    <w:family w:val="swiss"/>
    <w:pitch w:val="variable"/>
    <w:sig w:usb0="A00002FF" w:usb1="5000205B" w:usb2="00000000" w:usb3="00000000" w:csb0="000000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751"/>
    <w:multiLevelType w:val="multilevel"/>
    <w:tmpl w:val="3256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A2257"/>
    <w:multiLevelType w:val="multilevel"/>
    <w:tmpl w:val="1248D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2501B8"/>
    <w:multiLevelType w:val="multilevel"/>
    <w:tmpl w:val="18B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E4060"/>
    <w:multiLevelType w:val="multilevel"/>
    <w:tmpl w:val="D9FE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AC6A2D"/>
    <w:multiLevelType w:val="multilevel"/>
    <w:tmpl w:val="101E8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B0A93"/>
    <w:multiLevelType w:val="multilevel"/>
    <w:tmpl w:val="BC407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8155DE"/>
    <w:multiLevelType w:val="multilevel"/>
    <w:tmpl w:val="D81C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28762B"/>
    <w:multiLevelType w:val="multilevel"/>
    <w:tmpl w:val="1DD0F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132D37"/>
    <w:multiLevelType w:val="multilevel"/>
    <w:tmpl w:val="A0127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C00C4"/>
    <w:multiLevelType w:val="multilevel"/>
    <w:tmpl w:val="F634C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593E94"/>
    <w:multiLevelType w:val="multilevel"/>
    <w:tmpl w:val="00006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71E8B"/>
    <w:multiLevelType w:val="multilevel"/>
    <w:tmpl w:val="DE223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0328C4"/>
    <w:multiLevelType w:val="multilevel"/>
    <w:tmpl w:val="669A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570DD6"/>
    <w:multiLevelType w:val="multilevel"/>
    <w:tmpl w:val="17ACA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0F3678"/>
    <w:multiLevelType w:val="multilevel"/>
    <w:tmpl w:val="CC72A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026153"/>
    <w:multiLevelType w:val="multilevel"/>
    <w:tmpl w:val="DAD6E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D76739"/>
    <w:multiLevelType w:val="multilevel"/>
    <w:tmpl w:val="6B5AB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ED1E90"/>
    <w:multiLevelType w:val="multilevel"/>
    <w:tmpl w:val="4424A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B2579A"/>
    <w:multiLevelType w:val="multilevel"/>
    <w:tmpl w:val="C8C8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94420"/>
    <w:multiLevelType w:val="multilevel"/>
    <w:tmpl w:val="9F424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4872D4"/>
    <w:multiLevelType w:val="multilevel"/>
    <w:tmpl w:val="0FD22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1B1F11"/>
    <w:multiLevelType w:val="multilevel"/>
    <w:tmpl w:val="FFA4C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424911"/>
    <w:multiLevelType w:val="multilevel"/>
    <w:tmpl w:val="B3F2F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C558EA"/>
    <w:multiLevelType w:val="multilevel"/>
    <w:tmpl w:val="91E0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322F04"/>
    <w:multiLevelType w:val="multilevel"/>
    <w:tmpl w:val="D68E8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4B650E"/>
    <w:multiLevelType w:val="multilevel"/>
    <w:tmpl w:val="271A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D03915"/>
    <w:multiLevelType w:val="multilevel"/>
    <w:tmpl w:val="4E70B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7C32CF"/>
    <w:multiLevelType w:val="multilevel"/>
    <w:tmpl w:val="EC4A9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1E7F28"/>
    <w:multiLevelType w:val="multilevel"/>
    <w:tmpl w:val="0BECA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3F3935"/>
    <w:multiLevelType w:val="multilevel"/>
    <w:tmpl w:val="EC46E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E24548"/>
    <w:multiLevelType w:val="multilevel"/>
    <w:tmpl w:val="1C3C9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821C8A"/>
    <w:multiLevelType w:val="multilevel"/>
    <w:tmpl w:val="1C44D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C97A81"/>
    <w:multiLevelType w:val="multilevel"/>
    <w:tmpl w:val="D408C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4A6421"/>
    <w:multiLevelType w:val="multilevel"/>
    <w:tmpl w:val="14266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C80B1A"/>
    <w:multiLevelType w:val="multilevel"/>
    <w:tmpl w:val="067CF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AE5AE9"/>
    <w:multiLevelType w:val="multilevel"/>
    <w:tmpl w:val="B1BE6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48552E"/>
    <w:multiLevelType w:val="multilevel"/>
    <w:tmpl w:val="2552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934CDA"/>
    <w:multiLevelType w:val="multilevel"/>
    <w:tmpl w:val="FC9E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6B52D1"/>
    <w:multiLevelType w:val="multilevel"/>
    <w:tmpl w:val="DB840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610DE7"/>
    <w:multiLevelType w:val="multilevel"/>
    <w:tmpl w:val="2A9A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A47C92"/>
    <w:multiLevelType w:val="multilevel"/>
    <w:tmpl w:val="8E7C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922FCA"/>
    <w:multiLevelType w:val="multilevel"/>
    <w:tmpl w:val="0DF4B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3047A9"/>
    <w:multiLevelType w:val="multilevel"/>
    <w:tmpl w:val="AD287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F441EC"/>
    <w:multiLevelType w:val="multilevel"/>
    <w:tmpl w:val="85D83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4"/>
  </w:num>
  <w:num w:numId="3">
    <w:abstractNumId w:val="8"/>
  </w:num>
  <w:num w:numId="4">
    <w:abstractNumId w:val="6"/>
  </w:num>
  <w:num w:numId="5">
    <w:abstractNumId w:val="23"/>
  </w:num>
  <w:num w:numId="6">
    <w:abstractNumId w:val="9"/>
  </w:num>
  <w:num w:numId="7">
    <w:abstractNumId w:val="39"/>
  </w:num>
  <w:num w:numId="8">
    <w:abstractNumId w:val="4"/>
  </w:num>
  <w:num w:numId="9">
    <w:abstractNumId w:val="38"/>
  </w:num>
  <w:num w:numId="10">
    <w:abstractNumId w:val="16"/>
  </w:num>
  <w:num w:numId="11">
    <w:abstractNumId w:val="17"/>
  </w:num>
  <w:num w:numId="12">
    <w:abstractNumId w:val="10"/>
  </w:num>
  <w:num w:numId="13">
    <w:abstractNumId w:val="14"/>
  </w:num>
  <w:num w:numId="14">
    <w:abstractNumId w:val="30"/>
  </w:num>
  <w:num w:numId="15">
    <w:abstractNumId w:val="35"/>
  </w:num>
  <w:num w:numId="16">
    <w:abstractNumId w:val="18"/>
  </w:num>
  <w:num w:numId="17">
    <w:abstractNumId w:val="5"/>
  </w:num>
  <w:num w:numId="18">
    <w:abstractNumId w:val="3"/>
  </w:num>
  <w:num w:numId="19">
    <w:abstractNumId w:val="26"/>
  </w:num>
  <w:num w:numId="20">
    <w:abstractNumId w:val="41"/>
  </w:num>
  <w:num w:numId="21">
    <w:abstractNumId w:val="42"/>
  </w:num>
  <w:num w:numId="22">
    <w:abstractNumId w:val="1"/>
  </w:num>
  <w:num w:numId="23">
    <w:abstractNumId w:val="27"/>
  </w:num>
  <w:num w:numId="24">
    <w:abstractNumId w:val="36"/>
  </w:num>
  <w:num w:numId="25">
    <w:abstractNumId w:val="40"/>
  </w:num>
  <w:num w:numId="26">
    <w:abstractNumId w:val="28"/>
  </w:num>
  <w:num w:numId="27">
    <w:abstractNumId w:val="24"/>
  </w:num>
  <w:num w:numId="28">
    <w:abstractNumId w:val="37"/>
  </w:num>
  <w:num w:numId="29">
    <w:abstractNumId w:val="43"/>
  </w:num>
  <w:num w:numId="30">
    <w:abstractNumId w:val="21"/>
  </w:num>
  <w:num w:numId="31">
    <w:abstractNumId w:val="7"/>
  </w:num>
  <w:num w:numId="32">
    <w:abstractNumId w:val="31"/>
  </w:num>
  <w:num w:numId="33">
    <w:abstractNumId w:val="32"/>
  </w:num>
  <w:num w:numId="34">
    <w:abstractNumId w:val="0"/>
  </w:num>
  <w:num w:numId="35">
    <w:abstractNumId w:val="19"/>
  </w:num>
  <w:num w:numId="36">
    <w:abstractNumId w:val="22"/>
  </w:num>
  <w:num w:numId="37">
    <w:abstractNumId w:val="29"/>
  </w:num>
  <w:num w:numId="38">
    <w:abstractNumId w:val="11"/>
  </w:num>
  <w:num w:numId="39">
    <w:abstractNumId w:val="2"/>
  </w:num>
  <w:num w:numId="40">
    <w:abstractNumId w:val="33"/>
  </w:num>
  <w:num w:numId="41">
    <w:abstractNumId w:val="20"/>
  </w:num>
  <w:num w:numId="42">
    <w:abstractNumId w:val="12"/>
  </w:num>
  <w:num w:numId="43">
    <w:abstractNumId w:val="25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10"/>
    <w:rsid w:val="00283210"/>
    <w:rsid w:val="003D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39D12"/>
  <w15:chartTrackingRefBased/>
  <w15:docId w15:val="{7B6A1151-044E-4DAD-96C0-7213BB7F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832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832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8321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8321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sonormal0">
    <w:name w:val="msonormal"/>
    <w:basedOn w:val="a"/>
    <w:rsid w:val="00283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-author">
    <w:name w:val="post-author"/>
    <w:basedOn w:val="a0"/>
    <w:rsid w:val="00283210"/>
  </w:style>
  <w:style w:type="character" w:styleId="a3">
    <w:name w:val="Emphasis"/>
    <w:basedOn w:val="a0"/>
    <w:uiPriority w:val="20"/>
    <w:qFormat/>
    <w:rsid w:val="00283210"/>
    <w:rPr>
      <w:i/>
      <w:iCs/>
    </w:rPr>
  </w:style>
  <w:style w:type="character" w:styleId="a4">
    <w:name w:val="Hyperlink"/>
    <w:basedOn w:val="a0"/>
    <w:uiPriority w:val="99"/>
    <w:semiHidden/>
    <w:unhideWhenUsed/>
    <w:rsid w:val="0028321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83210"/>
    <w:rPr>
      <w:color w:val="800080"/>
      <w:u w:val="single"/>
    </w:rPr>
  </w:style>
  <w:style w:type="character" w:customStyle="1" w:styleId="post-date">
    <w:name w:val="post-date"/>
    <w:basedOn w:val="a0"/>
    <w:rsid w:val="00283210"/>
  </w:style>
  <w:style w:type="character" w:customStyle="1" w:styleId="post-category">
    <w:name w:val="post-category"/>
    <w:basedOn w:val="a0"/>
    <w:rsid w:val="00283210"/>
  </w:style>
  <w:style w:type="character" w:customStyle="1" w:styleId="post-comment">
    <w:name w:val="post-comment"/>
    <w:basedOn w:val="a0"/>
    <w:rsid w:val="00283210"/>
  </w:style>
  <w:style w:type="paragraph" w:styleId="a6">
    <w:name w:val="Normal (Web)"/>
    <w:basedOn w:val="a"/>
    <w:uiPriority w:val="99"/>
    <w:semiHidden/>
    <w:unhideWhenUsed/>
    <w:rsid w:val="00283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83210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8321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83210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field">
    <w:name w:val="field"/>
    <w:basedOn w:val="a"/>
    <w:rsid w:val="00283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pcf7-form-control-wrap">
    <w:name w:val="wpcf7-form-control-wrap"/>
    <w:basedOn w:val="a0"/>
    <w:rsid w:val="00283210"/>
  </w:style>
  <w:style w:type="character" w:customStyle="1" w:styleId="ajax-loader">
    <w:name w:val="ajax-loader"/>
    <w:basedOn w:val="a0"/>
    <w:rsid w:val="00283210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8321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8321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keyword">
    <w:name w:val="keyword"/>
    <w:basedOn w:val="a0"/>
    <w:rsid w:val="00283210"/>
  </w:style>
  <w:style w:type="paragraph" w:styleId="HTML">
    <w:name w:val="HTML Preformatted"/>
    <w:basedOn w:val="a"/>
    <w:link w:val="HTML0"/>
    <w:uiPriority w:val="99"/>
    <w:semiHidden/>
    <w:unhideWhenUsed/>
    <w:rsid w:val="00283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321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283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483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8851">
          <w:marLeft w:val="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single" w:sz="6" w:space="31" w:color="E2E6E7"/>
            <w:right w:val="none" w:sz="0" w:space="0" w:color="auto"/>
          </w:divBdr>
          <w:divsChild>
            <w:div w:id="1488203325">
              <w:marLeft w:val="0"/>
              <w:marRight w:val="0"/>
              <w:marTop w:val="0"/>
              <w:marBottom w:val="0"/>
              <w:divBdr>
                <w:top w:val="single" w:sz="6" w:space="21" w:color="F0F0F0"/>
                <w:left w:val="single" w:sz="6" w:space="21" w:color="F0F0F0"/>
                <w:bottom w:val="single" w:sz="6" w:space="21" w:color="F0F0F0"/>
                <w:right w:val="single" w:sz="6" w:space="21" w:color="F0F0F0"/>
              </w:divBdr>
              <w:divsChild>
                <w:div w:id="184886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1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64873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68759321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881089172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558970631">
              <w:marLeft w:val="0"/>
              <w:marRight w:val="0"/>
              <w:marTop w:val="0"/>
              <w:marBottom w:val="326"/>
              <w:divBdr>
                <w:top w:val="single" w:sz="12" w:space="12" w:color="56B0EE"/>
                <w:left w:val="single" w:sz="12" w:space="31" w:color="56B0EE"/>
                <w:bottom w:val="single" w:sz="12" w:space="12" w:color="56B0EE"/>
                <w:right w:val="single" w:sz="12" w:space="12" w:color="56B0EE"/>
              </w:divBdr>
            </w:div>
            <w:div w:id="1726760776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99853309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36787567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971278755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13189947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338800690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210954634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112751459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32617910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388534751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7323159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48910615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73481799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310332268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2021227502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5624679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925410430">
              <w:marLeft w:val="0"/>
              <w:marRight w:val="0"/>
              <w:marTop w:val="0"/>
              <w:marBottom w:val="326"/>
              <w:divBdr>
                <w:top w:val="single" w:sz="12" w:space="12" w:color="56B0EE"/>
                <w:left w:val="single" w:sz="12" w:space="31" w:color="56B0EE"/>
                <w:bottom w:val="single" w:sz="12" w:space="12" w:color="56B0EE"/>
                <w:right w:val="single" w:sz="12" w:space="12" w:color="56B0EE"/>
              </w:divBdr>
            </w:div>
            <w:div w:id="1993485452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26431345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984747719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91014469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881280655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892237218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84772084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952515524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204755960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101604488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06352839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343282823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63983596">
              <w:marLeft w:val="0"/>
              <w:marRight w:val="0"/>
              <w:marTop w:val="0"/>
              <w:marBottom w:val="326"/>
              <w:divBdr>
                <w:top w:val="single" w:sz="12" w:space="12" w:color="56B0EE"/>
                <w:left w:val="single" w:sz="12" w:space="31" w:color="56B0EE"/>
                <w:bottom w:val="single" w:sz="12" w:space="12" w:color="56B0EE"/>
                <w:right w:val="single" w:sz="12" w:space="12" w:color="56B0EE"/>
              </w:divBdr>
            </w:div>
            <w:div w:id="1232500140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444107370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922715880">
              <w:marLeft w:val="0"/>
              <w:marRight w:val="0"/>
              <w:marTop w:val="0"/>
              <w:marBottom w:val="326"/>
              <w:divBdr>
                <w:top w:val="single" w:sz="12" w:space="12" w:color="56B0EE"/>
                <w:left w:val="single" w:sz="12" w:space="31" w:color="56B0EE"/>
                <w:bottom w:val="single" w:sz="12" w:space="12" w:color="56B0EE"/>
                <w:right w:val="single" w:sz="12" w:space="12" w:color="56B0EE"/>
              </w:divBdr>
            </w:div>
            <w:div w:id="1743025418">
              <w:marLeft w:val="0"/>
              <w:marRight w:val="0"/>
              <w:marTop w:val="0"/>
              <w:marBottom w:val="326"/>
              <w:divBdr>
                <w:top w:val="single" w:sz="12" w:space="12" w:color="56B0EE"/>
                <w:left w:val="single" w:sz="12" w:space="31" w:color="56B0EE"/>
                <w:bottom w:val="single" w:sz="12" w:space="12" w:color="56B0EE"/>
                <w:right w:val="single" w:sz="12" w:space="12" w:color="56B0EE"/>
              </w:divBdr>
            </w:div>
            <w:div w:id="50779282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212692819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861163934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26387892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700423948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436365905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20595069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395012071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97289804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327484638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137234330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941181232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765803705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547497979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474685623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  <w:div w:id="30489973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0086E0"/>
                <w:left w:val="single" w:sz="18" w:space="15" w:color="0086E0"/>
                <w:bottom w:val="none" w:sz="0" w:space="0" w:color="0086E0"/>
                <w:right w:val="none" w:sz="0" w:space="15" w:color="0086E0"/>
              </w:divBdr>
            </w:div>
            <w:div w:id="127550873">
              <w:marLeft w:val="0"/>
              <w:marRight w:val="0"/>
              <w:marTop w:val="0"/>
              <w:marBottom w:val="326"/>
              <w:divBdr>
                <w:top w:val="single" w:sz="12" w:space="12" w:color="00C1CF"/>
                <w:left w:val="single" w:sz="12" w:space="31" w:color="00C1CF"/>
                <w:bottom w:val="single" w:sz="12" w:space="12" w:color="00C1CF"/>
                <w:right w:val="single" w:sz="12" w:space="12" w:color="00C1CF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8.jpeg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42" Type="http://schemas.openxmlformats.org/officeDocument/2006/relationships/hyperlink" Target="https://xn----7sba7aachdbqfnhtigrl.xn--j1amh/" TargetMode="External"/><Relationship Id="rId47" Type="http://schemas.openxmlformats.org/officeDocument/2006/relationships/image" Target="media/image34.jpeg"/><Relationship Id="rId50" Type="http://schemas.openxmlformats.org/officeDocument/2006/relationships/hyperlink" Target="https://xn----7sba7aachdbqfnhtigrl.xn--j1amh/nastrojka-firewall-v-mikrotik-zashhita-ot-ddos-ataki/" TargetMode="External"/><Relationship Id="rId7" Type="http://schemas.openxmlformats.org/officeDocument/2006/relationships/hyperlink" Target="https://&#1085;&#1072;&#1089;&#1090;&#1088;&#1086;&#1081;&#1082;&#1072;-&#1084;&#1080;&#1082;&#1088;&#1086;&#1090;&#1080;&#1082;.&#1091;&#1082;&#1088;/wp-content/uploads/Nastroika-MikroTik-HAP-AC-LITE-RB952Ui-e1566729016906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9.jpeg"/><Relationship Id="rId11" Type="http://schemas.openxmlformats.org/officeDocument/2006/relationships/image" Target="media/image3.wmf"/><Relationship Id="rId24" Type="http://schemas.openxmlformats.org/officeDocument/2006/relationships/hyperlink" Target="https://wiki.mikrotik.com/wiki/Manual:Switch_Chip_Features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2.jpeg"/><Relationship Id="rId53" Type="http://schemas.openxmlformats.org/officeDocument/2006/relationships/theme" Target="theme/theme1.xml"/><Relationship Id="rId5" Type="http://schemas.openxmlformats.org/officeDocument/2006/relationships/hyperlink" Target="https://xn----7sba7aachdbqfnhtigrl.xn--j1amh/category/instrukczii/" TargetMode="External"/><Relationship Id="rId10" Type="http://schemas.openxmlformats.org/officeDocument/2006/relationships/control" Target="activeX/activeX1.xml"/><Relationship Id="rId19" Type="http://schemas.openxmlformats.org/officeDocument/2006/relationships/image" Target="media/image10.jpeg"/><Relationship Id="rId31" Type="http://schemas.openxmlformats.org/officeDocument/2006/relationships/hyperlink" Target="https://xn----7sba7aachdbqfnhtigrl.xn--j1amh/nastrojka-rezervirovaniya-interneta-v-mikrotik-avtopereklyuchenie-provajdera-cherez-netwatch/" TargetMode="External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8" Type="http://schemas.openxmlformats.org/officeDocument/2006/relationships/image" Target="media/image1.png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control" Target="activeX/activeX2.xml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3.jpeg"/><Relationship Id="rId20" Type="http://schemas.openxmlformats.org/officeDocument/2006/relationships/image" Target="media/image11.jpeg"/><Relationship Id="rId41" Type="http://schemas.openxmlformats.org/officeDocument/2006/relationships/hyperlink" Target="https://xn----7sba7aachdbqfnhtigrl.xn--j1amh/zashhita-routera-mikrotik-bazovye-pravila-po-nastrojke-firewall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xn----7sba7aachdbqfnhtigrl.xn--j1amh/kak-nastroit-router-mikrotik-bazovaya-konfiguracziya/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5.jpeg"/><Relationship Id="rId49" Type="http://schemas.openxmlformats.org/officeDocument/2006/relationships/image" Target="media/image36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3917</Words>
  <Characters>22333</Characters>
  <Application>Microsoft Office Word</Application>
  <DocSecurity>0</DocSecurity>
  <Lines>186</Lines>
  <Paragraphs>52</Paragraphs>
  <ScaleCrop>false</ScaleCrop>
  <Company/>
  <LinksUpToDate>false</LinksUpToDate>
  <CharactersWithSpaces>26198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1</cp:revision>
  <dcterms:created xsi:type="dcterms:W3CDTF">2021-08-03T08:50:00Z</dcterms:created>
  <dcterms:modified xsi:type="dcterms:W3CDTF">2021-08-03T08:51:00Z</dcterms:modified>
</cp:coreProperties>
</file>